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13E8E6" w14:textId="2292D98E" w:rsidR="00146753" w:rsidRPr="003D173A" w:rsidRDefault="00146753" w:rsidP="00B30F68">
      <w:pPr>
        <w:pStyle w:val="Heading1"/>
        <w:snapToGrid w:val="0"/>
        <w:spacing w:line="480" w:lineRule="auto"/>
        <w:rPr>
          <w:rFonts w:ascii="Times New Roman" w:hAnsi="Times New Roman" w:cs="Times New Roman"/>
          <w:b/>
          <w:bCs/>
          <w:color w:val="auto"/>
        </w:rPr>
      </w:pPr>
      <w:bookmarkStart w:id="0" w:name="_Toc136426418"/>
      <w:bookmarkStart w:id="1" w:name="_Toc136431685"/>
      <w:bookmarkStart w:id="2" w:name="_Toc136439596"/>
      <w:bookmarkStart w:id="3" w:name="_Toc146538914"/>
      <w:r w:rsidRPr="003D173A">
        <w:rPr>
          <w:rFonts w:ascii="Times New Roman" w:hAnsi="Times New Roman" w:cs="Times New Roman"/>
          <w:b/>
          <w:bCs/>
          <w:color w:val="auto"/>
        </w:rPr>
        <w:t xml:space="preserve">Microbially-produced </w:t>
      </w:r>
      <w:r w:rsidR="001B2693" w:rsidRPr="003D173A">
        <w:rPr>
          <w:rFonts w:ascii="Times New Roman" w:hAnsi="Times New Roman" w:cs="Times New Roman"/>
          <w:b/>
          <w:bCs/>
          <w:color w:val="auto"/>
        </w:rPr>
        <w:t>folate</w:t>
      </w:r>
      <w:r w:rsidR="007540A2" w:rsidRPr="003D173A">
        <w:rPr>
          <w:rFonts w:ascii="Times New Roman" w:hAnsi="Times New Roman" w:cs="Times New Roman"/>
          <w:b/>
          <w:bCs/>
          <w:color w:val="auto"/>
        </w:rPr>
        <w:t xml:space="preserve"> forms</w:t>
      </w:r>
      <w:r w:rsidRPr="003D173A">
        <w:rPr>
          <w:rFonts w:ascii="Times New Roman" w:hAnsi="Times New Roman" w:cs="Times New Roman"/>
          <w:b/>
          <w:bCs/>
          <w:color w:val="auto"/>
        </w:rPr>
        <w:t xml:space="preserve"> support the growth of </w:t>
      </w:r>
      <w:r w:rsidRPr="003D173A">
        <w:rPr>
          <w:rFonts w:ascii="Times New Roman" w:hAnsi="Times New Roman" w:cs="Times New Roman"/>
          <w:b/>
          <w:bCs/>
          <w:i/>
          <w:iCs/>
          <w:color w:val="auto"/>
        </w:rPr>
        <w:t xml:space="preserve">Roseburia intestinalis </w:t>
      </w:r>
      <w:r w:rsidRPr="003D173A">
        <w:rPr>
          <w:rFonts w:ascii="Times New Roman" w:hAnsi="Times New Roman" w:cs="Times New Roman"/>
          <w:b/>
          <w:bCs/>
          <w:color w:val="auto"/>
        </w:rPr>
        <w:t xml:space="preserve">but not its competitive fitness in </w:t>
      </w:r>
      <w:bookmarkEnd w:id="0"/>
      <w:bookmarkEnd w:id="1"/>
      <w:bookmarkEnd w:id="2"/>
      <w:bookmarkEnd w:id="3"/>
      <w:r w:rsidR="005A759F" w:rsidRPr="003D173A">
        <w:rPr>
          <w:rFonts w:ascii="Times New Roman" w:hAnsi="Times New Roman" w:cs="Times New Roman"/>
          <w:b/>
          <w:bCs/>
          <w:color w:val="auto"/>
        </w:rPr>
        <w:t>fecal batch fermentations</w:t>
      </w:r>
    </w:p>
    <w:p w14:paraId="78DAA5AE" w14:textId="77777777" w:rsidR="00146753" w:rsidRPr="00904F9B" w:rsidRDefault="00146753" w:rsidP="00B30F68">
      <w:pPr>
        <w:snapToGrid w:val="0"/>
        <w:spacing w:line="480" w:lineRule="auto"/>
        <w:jc w:val="both"/>
        <w:rPr>
          <w:rFonts w:cstheme="minorHAnsi"/>
        </w:rPr>
      </w:pPr>
    </w:p>
    <w:p w14:paraId="7712F427" w14:textId="7FE416F7" w:rsidR="00146753" w:rsidRPr="00904F9B" w:rsidRDefault="00146753" w:rsidP="00B30F68">
      <w:pPr>
        <w:snapToGrid w:val="0"/>
        <w:spacing w:line="480" w:lineRule="auto"/>
        <w:jc w:val="both"/>
        <w:rPr>
          <w:rFonts w:eastAsiaTheme="minorEastAsia" w:cstheme="minorHAnsi"/>
        </w:rPr>
      </w:pPr>
      <w:r w:rsidRPr="00904F9B">
        <w:rPr>
          <w:rFonts w:eastAsiaTheme="minorEastAsia" w:cstheme="minorHAnsi"/>
        </w:rPr>
        <w:t>Palni Kundra</w:t>
      </w:r>
      <w:r w:rsidRPr="00904F9B">
        <w:rPr>
          <w:rFonts w:eastAsiaTheme="minorEastAsia" w:cstheme="minorHAnsi"/>
          <w:vertAlign w:val="superscript"/>
        </w:rPr>
        <w:t>1</w:t>
      </w:r>
      <w:r w:rsidRPr="00904F9B">
        <w:rPr>
          <w:rFonts w:eastAsiaTheme="minorEastAsia" w:cstheme="minorHAnsi"/>
        </w:rPr>
        <w:t>, Annelies Geirnaert</w:t>
      </w:r>
      <w:r w:rsidRPr="00904F9B">
        <w:rPr>
          <w:rFonts w:eastAsiaTheme="minorEastAsia" w:cstheme="minorHAnsi"/>
          <w:vertAlign w:val="superscript"/>
        </w:rPr>
        <w:t>1</w:t>
      </w:r>
      <w:r w:rsidRPr="00904F9B">
        <w:rPr>
          <w:rFonts w:eastAsiaTheme="minorEastAsia" w:cstheme="minorHAnsi"/>
        </w:rPr>
        <w:t>, Benoit Pugin</w:t>
      </w:r>
      <w:r w:rsidRPr="00904F9B">
        <w:rPr>
          <w:rFonts w:eastAsiaTheme="minorEastAsia" w:cstheme="minorHAnsi"/>
          <w:vertAlign w:val="superscript"/>
        </w:rPr>
        <w:t>1</w:t>
      </w:r>
      <w:r w:rsidRPr="00904F9B">
        <w:rPr>
          <w:rFonts w:eastAsiaTheme="minorEastAsia" w:cstheme="minorHAnsi"/>
        </w:rPr>
        <w:t>, Serafina Plüss</w:t>
      </w:r>
      <w:r w:rsidRPr="00904F9B">
        <w:rPr>
          <w:rFonts w:eastAsiaTheme="minorEastAsia" w:cstheme="minorHAnsi"/>
          <w:vertAlign w:val="superscript"/>
        </w:rPr>
        <w:t>1</w:t>
      </w:r>
      <w:r w:rsidRPr="00904F9B">
        <w:rPr>
          <w:rFonts w:eastAsiaTheme="minorEastAsia" w:cstheme="minorHAnsi"/>
        </w:rPr>
        <w:t>, Susanna Kariluoto</w:t>
      </w:r>
      <w:r w:rsidRPr="00904F9B">
        <w:rPr>
          <w:rFonts w:eastAsiaTheme="minorEastAsia" w:cstheme="minorHAnsi"/>
          <w:vertAlign w:val="superscript"/>
        </w:rPr>
        <w:t>2</w:t>
      </w:r>
      <w:r w:rsidRPr="00904F9B">
        <w:rPr>
          <w:rFonts w:eastAsiaTheme="minorEastAsia" w:cstheme="minorHAnsi"/>
        </w:rPr>
        <w:t>, Christophe Lacroix</w:t>
      </w:r>
      <w:r w:rsidRPr="00904F9B">
        <w:rPr>
          <w:rFonts w:eastAsiaTheme="minorEastAsia" w:cstheme="minorHAnsi"/>
          <w:vertAlign w:val="superscript"/>
        </w:rPr>
        <w:t>1</w:t>
      </w:r>
      <w:r w:rsidRPr="00904F9B">
        <w:rPr>
          <w:rFonts w:eastAsiaTheme="minorEastAsia" w:cstheme="minorHAnsi"/>
        </w:rPr>
        <w:t>*, Anna Greppi</w:t>
      </w:r>
      <w:r w:rsidR="00FF16A8">
        <w:rPr>
          <w:rFonts w:eastAsiaTheme="minorEastAsia" w:cstheme="minorHAnsi"/>
          <w:vertAlign w:val="superscript"/>
        </w:rPr>
        <w:t>1+</w:t>
      </w:r>
      <w:r w:rsidRPr="00904F9B">
        <w:rPr>
          <w:rFonts w:eastAsiaTheme="minorEastAsia" w:cstheme="minorHAnsi"/>
        </w:rPr>
        <w:t>*</w:t>
      </w:r>
    </w:p>
    <w:p w14:paraId="2D2D6465" w14:textId="77777777" w:rsidR="00146753" w:rsidRPr="00904F9B" w:rsidRDefault="00146753" w:rsidP="00B30F68">
      <w:pPr>
        <w:snapToGrid w:val="0"/>
        <w:spacing w:line="480" w:lineRule="auto"/>
        <w:jc w:val="both"/>
        <w:rPr>
          <w:rFonts w:eastAsiaTheme="minorEastAsia" w:cstheme="minorHAnsi"/>
        </w:rPr>
      </w:pPr>
    </w:p>
    <w:p w14:paraId="417143A5" w14:textId="0C6D6942" w:rsidR="00146753" w:rsidRPr="00904F9B" w:rsidRDefault="00146753" w:rsidP="00B30F68">
      <w:pPr>
        <w:snapToGrid w:val="0"/>
        <w:spacing w:line="480" w:lineRule="auto"/>
        <w:jc w:val="both"/>
        <w:rPr>
          <w:rFonts w:eastAsiaTheme="minorEastAsia" w:cstheme="minorHAnsi"/>
          <w:color w:val="000000" w:themeColor="text1"/>
        </w:rPr>
      </w:pPr>
      <w:r w:rsidRPr="00904F9B">
        <w:rPr>
          <w:rFonts w:eastAsiaTheme="minorEastAsia" w:cstheme="minorHAnsi"/>
          <w:vertAlign w:val="superscript"/>
        </w:rPr>
        <w:t>1</w:t>
      </w:r>
      <w:r w:rsidRPr="00904F9B">
        <w:rPr>
          <w:rFonts w:eastAsiaTheme="minorEastAsia" w:cstheme="minorHAnsi"/>
          <w:color w:val="000000" w:themeColor="text1"/>
        </w:rPr>
        <w:t xml:space="preserve"> ETH Zurich, Institute of Food, Nutrition and Health, Laboratory of Food Biotechnology, Department of Health Science and Technology. Schmelzbergstrasse 7, 8092 Zurich, Switzerland.</w:t>
      </w:r>
    </w:p>
    <w:p w14:paraId="313CD953" w14:textId="77777777" w:rsidR="00146753" w:rsidRDefault="00146753" w:rsidP="00B30F68">
      <w:pPr>
        <w:snapToGrid w:val="0"/>
        <w:spacing w:line="480" w:lineRule="auto"/>
        <w:jc w:val="both"/>
        <w:rPr>
          <w:rFonts w:eastAsiaTheme="minorEastAsia" w:cstheme="minorHAnsi"/>
          <w:color w:val="000000" w:themeColor="text1"/>
        </w:rPr>
      </w:pPr>
      <w:r w:rsidRPr="00904F9B">
        <w:rPr>
          <w:rFonts w:cstheme="minorHAnsi"/>
          <w:vertAlign w:val="superscript"/>
        </w:rPr>
        <w:t xml:space="preserve">2 </w:t>
      </w:r>
      <w:r w:rsidRPr="00904F9B">
        <w:rPr>
          <w:rFonts w:eastAsiaTheme="minorEastAsia" w:cstheme="minorHAnsi"/>
          <w:color w:val="000000" w:themeColor="text1"/>
        </w:rPr>
        <w:t>Department of Food and Nutrition, University of Helsinki, Agnes Sjöbergin katu 2, FI-00014 Helsinki Finland.</w:t>
      </w:r>
    </w:p>
    <w:p w14:paraId="066A0A77" w14:textId="77777777" w:rsidR="00146753" w:rsidRPr="00904F9B" w:rsidRDefault="00146753" w:rsidP="00B30F68">
      <w:pPr>
        <w:snapToGrid w:val="0"/>
        <w:spacing w:line="480" w:lineRule="auto"/>
        <w:jc w:val="both"/>
        <w:rPr>
          <w:rFonts w:cstheme="minorHAnsi"/>
        </w:rPr>
      </w:pPr>
    </w:p>
    <w:p w14:paraId="2D202B62" w14:textId="77777777" w:rsidR="00146753" w:rsidRPr="00904F9B" w:rsidRDefault="00146753" w:rsidP="00B30F68">
      <w:pPr>
        <w:snapToGrid w:val="0"/>
        <w:spacing w:line="480" w:lineRule="auto"/>
        <w:jc w:val="both"/>
        <w:rPr>
          <w:rFonts w:cstheme="minorHAnsi"/>
        </w:rPr>
      </w:pPr>
    </w:p>
    <w:p w14:paraId="462D1243" w14:textId="3CC3C9DB" w:rsidR="00146753" w:rsidRPr="00904F9B" w:rsidRDefault="00146753" w:rsidP="00B30F68">
      <w:pPr>
        <w:snapToGrid w:val="0"/>
        <w:spacing w:line="480" w:lineRule="auto"/>
        <w:jc w:val="both"/>
        <w:rPr>
          <w:rFonts w:eastAsia="Calibri" w:cstheme="minorHAnsi"/>
        </w:rPr>
      </w:pPr>
      <w:r w:rsidRPr="00904F9B">
        <w:rPr>
          <w:rFonts w:cstheme="minorHAnsi"/>
        </w:rPr>
        <w:t xml:space="preserve">*Corresponding authors: </w:t>
      </w:r>
      <w:r w:rsidRPr="00904F9B">
        <w:rPr>
          <w:rFonts w:eastAsia="Calibri" w:cstheme="minorHAnsi"/>
        </w:rPr>
        <w:t>Anna Greppi and Christophe Lacroix, Institute of Food, Nutrition and Health, Department of Health Sciences and Technology ETH Zurich, Switzerland.</w:t>
      </w:r>
    </w:p>
    <w:p w14:paraId="4A226F01" w14:textId="77777777" w:rsidR="00146753" w:rsidRPr="00904F9B" w:rsidRDefault="00000000" w:rsidP="00B30F68">
      <w:pPr>
        <w:snapToGrid w:val="0"/>
        <w:spacing w:line="480" w:lineRule="auto"/>
        <w:jc w:val="both"/>
        <w:rPr>
          <w:rStyle w:val="Hyperlink"/>
          <w:rFonts w:cstheme="minorHAnsi"/>
        </w:rPr>
      </w:pPr>
      <w:hyperlink r:id="rId8" w:history="1">
        <w:r w:rsidR="00146753" w:rsidRPr="00904F9B">
          <w:rPr>
            <w:rStyle w:val="Hyperlink"/>
            <w:rFonts w:cstheme="minorHAnsi"/>
          </w:rPr>
          <w:t>anna.greppi@hest.ethz.ch</w:t>
        </w:r>
      </w:hyperlink>
    </w:p>
    <w:p w14:paraId="26094AF6" w14:textId="77777777" w:rsidR="00146753" w:rsidRPr="00904F9B" w:rsidRDefault="00000000" w:rsidP="00B30F68">
      <w:pPr>
        <w:snapToGrid w:val="0"/>
        <w:spacing w:line="480" w:lineRule="auto"/>
        <w:jc w:val="both"/>
        <w:rPr>
          <w:rFonts w:cstheme="minorHAnsi"/>
          <w:color w:val="0563C1" w:themeColor="hyperlink"/>
          <w:u w:val="single"/>
        </w:rPr>
      </w:pPr>
      <w:hyperlink r:id="rId9" w:history="1">
        <w:r w:rsidR="00146753" w:rsidRPr="00904F9B">
          <w:rPr>
            <w:rStyle w:val="Hyperlink"/>
            <w:rFonts w:cstheme="minorHAnsi"/>
          </w:rPr>
          <w:t>christophe.lacroix@hest.ethz.ch</w:t>
        </w:r>
      </w:hyperlink>
    </w:p>
    <w:p w14:paraId="67B1916D" w14:textId="1444CDC2" w:rsidR="00FF16A8" w:rsidRPr="00904F9B" w:rsidRDefault="00FF16A8" w:rsidP="00B30F68">
      <w:pPr>
        <w:snapToGrid w:val="0"/>
        <w:spacing w:line="480" w:lineRule="auto"/>
        <w:jc w:val="both"/>
        <w:rPr>
          <w:rFonts w:eastAsiaTheme="minorEastAsia" w:cstheme="minorHAnsi"/>
          <w:color w:val="000000" w:themeColor="text1"/>
        </w:rPr>
      </w:pPr>
      <w:r>
        <w:rPr>
          <w:rFonts w:eastAsiaTheme="minorEastAsia" w:cstheme="minorHAnsi"/>
          <w:vertAlign w:val="superscript"/>
        </w:rPr>
        <w:t>+</w:t>
      </w:r>
      <w:r w:rsidRPr="00904F9B">
        <w:rPr>
          <w:rFonts w:eastAsiaTheme="minorEastAsia" w:cstheme="minorHAnsi"/>
          <w:color w:val="000000" w:themeColor="text1"/>
        </w:rPr>
        <w:t xml:space="preserve"> </w:t>
      </w:r>
      <w:r>
        <w:rPr>
          <w:rFonts w:eastAsiaTheme="minorEastAsia" w:cstheme="minorHAnsi"/>
          <w:color w:val="000000" w:themeColor="text1"/>
        </w:rPr>
        <w:t xml:space="preserve">Current address: </w:t>
      </w:r>
      <w:r w:rsidRPr="00904F9B">
        <w:rPr>
          <w:rFonts w:eastAsiaTheme="minorEastAsia" w:cstheme="minorHAnsi"/>
          <w:color w:val="000000" w:themeColor="text1"/>
        </w:rPr>
        <w:t xml:space="preserve">ETH Zurich, Institute of Food, Nutrition and Health, Laboratory of Food </w:t>
      </w:r>
      <w:r>
        <w:rPr>
          <w:rFonts w:eastAsiaTheme="minorEastAsia" w:cstheme="minorHAnsi"/>
          <w:color w:val="000000" w:themeColor="text1"/>
        </w:rPr>
        <w:t xml:space="preserve">Systems </w:t>
      </w:r>
      <w:r w:rsidRPr="00904F9B">
        <w:rPr>
          <w:rFonts w:eastAsiaTheme="minorEastAsia" w:cstheme="minorHAnsi"/>
          <w:color w:val="000000" w:themeColor="text1"/>
        </w:rPr>
        <w:t>Biotechnology, Department of Health Science and Technology. Schmelzbergstrasse 7, 8092 Zurich, Switzerland.</w:t>
      </w:r>
    </w:p>
    <w:p w14:paraId="592F071C" w14:textId="77777777" w:rsidR="00A14399" w:rsidRPr="00904F9B" w:rsidRDefault="00A14399" w:rsidP="00B30F68">
      <w:pPr>
        <w:snapToGrid w:val="0"/>
        <w:spacing w:line="480" w:lineRule="auto"/>
        <w:jc w:val="both"/>
        <w:rPr>
          <w:rFonts w:cstheme="minorHAnsi"/>
          <w:b/>
          <w:bCs/>
        </w:rPr>
      </w:pPr>
    </w:p>
    <w:p w14:paraId="4B1EC4BB" w14:textId="7B40B8B3" w:rsidR="00146753" w:rsidRDefault="00146753" w:rsidP="00B30F68">
      <w:pPr>
        <w:snapToGrid w:val="0"/>
        <w:spacing w:line="480" w:lineRule="auto"/>
        <w:jc w:val="both"/>
        <w:rPr>
          <w:rFonts w:cstheme="minorHAnsi"/>
        </w:rPr>
      </w:pPr>
      <w:r w:rsidRPr="00904F9B">
        <w:rPr>
          <w:rFonts w:cstheme="minorHAnsi"/>
          <w:b/>
          <w:bCs/>
        </w:rPr>
        <w:t>Running title</w:t>
      </w:r>
      <w:r w:rsidRPr="00904F9B">
        <w:rPr>
          <w:rFonts w:cstheme="minorHAnsi"/>
        </w:rPr>
        <w:t xml:space="preserve">: Impact of </w:t>
      </w:r>
      <w:r w:rsidR="001F756E">
        <w:rPr>
          <w:rFonts w:cstheme="minorHAnsi"/>
        </w:rPr>
        <w:t>folate</w:t>
      </w:r>
      <w:r w:rsidR="007540A2">
        <w:rPr>
          <w:rFonts w:cstheme="minorHAnsi"/>
        </w:rPr>
        <w:t>s</w:t>
      </w:r>
      <w:r w:rsidRPr="00904F9B">
        <w:rPr>
          <w:rFonts w:cstheme="minorHAnsi"/>
        </w:rPr>
        <w:t xml:space="preserve"> on</w:t>
      </w:r>
      <w:r w:rsidRPr="00904F9B">
        <w:rPr>
          <w:rFonts w:cstheme="minorHAnsi"/>
          <w:i/>
          <w:iCs/>
        </w:rPr>
        <w:t xml:space="preserve"> Roseburia intestinalis</w:t>
      </w:r>
      <w:r w:rsidRPr="00904F9B">
        <w:rPr>
          <w:rFonts w:cstheme="minorHAnsi"/>
        </w:rPr>
        <w:t xml:space="preserve"> growth</w:t>
      </w:r>
      <w:r w:rsidR="005A759F">
        <w:rPr>
          <w:rFonts w:cstheme="minorHAnsi"/>
        </w:rPr>
        <w:t xml:space="preserve"> and fitness</w:t>
      </w:r>
      <w:r w:rsidRPr="00904F9B">
        <w:rPr>
          <w:rFonts w:cstheme="minorHAnsi"/>
        </w:rPr>
        <w:t xml:space="preserve">. </w:t>
      </w:r>
    </w:p>
    <w:p w14:paraId="38A8C0AA" w14:textId="77777777" w:rsidR="00A14399" w:rsidRPr="00904F9B" w:rsidRDefault="00A14399" w:rsidP="00B30F68">
      <w:pPr>
        <w:snapToGrid w:val="0"/>
        <w:spacing w:line="480" w:lineRule="auto"/>
        <w:jc w:val="both"/>
        <w:rPr>
          <w:rFonts w:cstheme="minorHAnsi"/>
        </w:rPr>
      </w:pPr>
    </w:p>
    <w:p w14:paraId="766E054F" w14:textId="6A12AA8A" w:rsidR="00146753" w:rsidRPr="00904F9B" w:rsidRDefault="00146753" w:rsidP="00B30F68">
      <w:pPr>
        <w:snapToGrid w:val="0"/>
        <w:spacing w:line="480" w:lineRule="auto"/>
        <w:jc w:val="both"/>
        <w:rPr>
          <w:rFonts w:cstheme="minorHAnsi"/>
        </w:rPr>
      </w:pPr>
      <w:r w:rsidRPr="00904F9B">
        <w:rPr>
          <w:rFonts w:cstheme="minorHAnsi"/>
          <w:b/>
          <w:bCs/>
        </w:rPr>
        <w:t>Keywords</w:t>
      </w:r>
      <w:r w:rsidRPr="00904F9B">
        <w:rPr>
          <w:rFonts w:cstheme="minorHAnsi"/>
        </w:rPr>
        <w:t xml:space="preserve">: </w:t>
      </w:r>
      <w:r w:rsidR="001F756E">
        <w:rPr>
          <w:rFonts w:cstheme="minorHAnsi"/>
        </w:rPr>
        <w:t xml:space="preserve">Vitamin B9, </w:t>
      </w:r>
      <w:r w:rsidRPr="00904F9B">
        <w:rPr>
          <w:rFonts w:cstheme="minorHAnsi"/>
        </w:rPr>
        <w:t>THF, M-THF, F-THF,</w:t>
      </w:r>
      <w:r w:rsidR="004A1109">
        <w:rPr>
          <w:rFonts w:cstheme="minorHAnsi"/>
        </w:rPr>
        <w:t xml:space="preserve"> FFA,</w:t>
      </w:r>
      <w:r w:rsidRPr="00904F9B">
        <w:rPr>
          <w:rFonts w:cstheme="minorHAnsi"/>
        </w:rPr>
        <w:t xml:space="preserve"> folic acid, prototrophs, </w:t>
      </w:r>
      <w:r w:rsidR="005A759F">
        <w:rPr>
          <w:rFonts w:cstheme="minorHAnsi"/>
        </w:rPr>
        <w:t>fecal</w:t>
      </w:r>
      <w:r w:rsidRPr="00904F9B">
        <w:rPr>
          <w:rFonts w:cstheme="minorHAnsi"/>
        </w:rPr>
        <w:t xml:space="preserve"> fermentations.</w:t>
      </w:r>
    </w:p>
    <w:p w14:paraId="74EE08E3" w14:textId="0F526C7F" w:rsidR="00146753" w:rsidRPr="009F2174" w:rsidRDefault="00146753" w:rsidP="00912A05">
      <w:pPr>
        <w:pStyle w:val="Heading2"/>
        <w:spacing w:before="120" w:after="120" w:line="480" w:lineRule="auto"/>
        <w:contextualSpacing/>
        <w:rPr>
          <w:rFonts w:ascii="Times New Roman" w:hAnsi="Times New Roman" w:cs="Times New Roman"/>
          <w:b/>
          <w:bCs/>
          <w:color w:val="auto"/>
        </w:rPr>
        <w:pPrChange w:id="4" w:author="Kundra  Palni" w:date="2024-09-03T11:47:00Z" w16du:dateUtc="2024-09-03T09:47:00Z">
          <w:pPr>
            <w:pStyle w:val="Heading2"/>
            <w:spacing w:line="480" w:lineRule="auto"/>
          </w:pPr>
        </w:pPrChange>
      </w:pPr>
      <w:bookmarkStart w:id="5" w:name="_Toc136426419"/>
      <w:bookmarkStart w:id="6" w:name="_Toc136431686"/>
      <w:bookmarkStart w:id="7" w:name="_Toc136439597"/>
      <w:bookmarkStart w:id="8" w:name="_Toc146538915"/>
      <w:r w:rsidRPr="009F2174">
        <w:rPr>
          <w:rFonts w:ascii="Times New Roman" w:hAnsi="Times New Roman" w:cs="Times New Roman"/>
          <w:b/>
          <w:bCs/>
          <w:color w:val="auto"/>
        </w:rPr>
        <w:lastRenderedPageBreak/>
        <w:t>A</w:t>
      </w:r>
      <w:bookmarkEnd w:id="5"/>
      <w:bookmarkEnd w:id="6"/>
      <w:bookmarkEnd w:id="7"/>
      <w:bookmarkEnd w:id="8"/>
      <w:r w:rsidR="003D173A" w:rsidRPr="009F2174">
        <w:rPr>
          <w:rFonts w:ascii="Times New Roman" w:hAnsi="Times New Roman" w:cs="Times New Roman"/>
          <w:b/>
          <w:bCs/>
          <w:color w:val="auto"/>
        </w:rPr>
        <w:t>BSTRACT</w:t>
      </w:r>
    </w:p>
    <w:p w14:paraId="28055D82" w14:textId="3EA23997" w:rsidR="004972DD" w:rsidRPr="004972DD" w:rsidRDefault="004972DD" w:rsidP="00912A05">
      <w:pPr>
        <w:snapToGrid w:val="0"/>
        <w:spacing w:before="120" w:after="120" w:line="480" w:lineRule="auto"/>
        <w:contextualSpacing/>
        <w:jc w:val="both"/>
        <w:rPr>
          <w:b/>
          <w:bCs/>
        </w:rPr>
        <w:pPrChange w:id="9" w:author="Kundra  Palni" w:date="2024-09-03T11:47:00Z" w16du:dateUtc="2024-09-03T09:47:00Z">
          <w:pPr>
            <w:snapToGrid w:val="0"/>
            <w:spacing w:line="480" w:lineRule="auto"/>
            <w:jc w:val="both"/>
          </w:pPr>
        </w:pPrChange>
      </w:pPr>
      <w:r w:rsidRPr="004972DD">
        <w:rPr>
          <w:b/>
          <w:bCs/>
        </w:rPr>
        <w:t>Background</w:t>
      </w:r>
      <w:r>
        <w:rPr>
          <w:b/>
          <w:bCs/>
        </w:rPr>
        <w:t xml:space="preserve">. </w:t>
      </w:r>
      <w:r w:rsidR="00A357B4" w:rsidRPr="070B60A4">
        <w:t>Folate</w:t>
      </w:r>
      <w:r w:rsidR="00146753" w:rsidRPr="070B60A4">
        <w:t xml:space="preserve"> (</w:t>
      </w:r>
      <w:r w:rsidR="00A357B4" w:rsidRPr="070B60A4">
        <w:t xml:space="preserve">vitamin </w:t>
      </w:r>
      <w:r w:rsidR="00146753" w:rsidRPr="070B60A4">
        <w:t>B9)</w:t>
      </w:r>
      <w:r w:rsidR="002A4445" w:rsidRPr="070B60A4">
        <w:t xml:space="preserve"> </w:t>
      </w:r>
      <w:r w:rsidR="00146753" w:rsidRPr="070B60A4">
        <w:t>occur</w:t>
      </w:r>
      <w:r w:rsidR="0094617D">
        <w:t>s</w:t>
      </w:r>
      <w:r w:rsidR="00146753" w:rsidRPr="070B60A4">
        <w:t xml:space="preserve"> naturally </w:t>
      </w:r>
      <w:r w:rsidR="00985100">
        <w:t xml:space="preserve">mainly as </w:t>
      </w:r>
      <w:r w:rsidR="00146753" w:rsidRPr="070B60A4">
        <w:t xml:space="preserve">tetrahydrofolate (THF), methyl-tetrahydrofolate (M-THF), and formyl-tetrahydrofolate (F-THF), and as dietary synthetic form (folic acid). </w:t>
      </w:r>
      <w:r w:rsidR="006622A6" w:rsidRPr="070B60A4">
        <w:t xml:space="preserve">While </w:t>
      </w:r>
      <w:r w:rsidR="00364D85" w:rsidRPr="070B60A4">
        <w:t>f</w:t>
      </w:r>
      <w:r w:rsidR="00A357B4" w:rsidRPr="070B60A4">
        <w:t>olate</w:t>
      </w:r>
      <w:r w:rsidR="00146753" w:rsidRPr="070B60A4">
        <w:t xml:space="preserve"> auxotrophy</w:t>
      </w:r>
      <w:r w:rsidR="00FD44C0" w:rsidRPr="070B60A4">
        <w:t xml:space="preserve"> and prototrophy</w:t>
      </w:r>
      <w:r w:rsidR="00A14399" w:rsidRPr="070B60A4">
        <w:t xml:space="preserve"> </w:t>
      </w:r>
      <w:r w:rsidR="00FD44C0" w:rsidRPr="070B60A4">
        <w:t xml:space="preserve">are </w:t>
      </w:r>
      <w:r w:rsidR="00146753" w:rsidRPr="070B60A4">
        <w:t>known for several gut microbes</w:t>
      </w:r>
      <w:r w:rsidR="00364D85" w:rsidRPr="070B60A4">
        <w:t xml:space="preserve">, the specific </w:t>
      </w:r>
      <w:r w:rsidR="0094617D">
        <w:t xml:space="preserve">folate </w:t>
      </w:r>
      <w:r w:rsidR="00FD44C0" w:rsidRPr="070B60A4">
        <w:t xml:space="preserve">forms produced by gut </w:t>
      </w:r>
      <w:r w:rsidR="00CF1DEC" w:rsidRPr="070B60A4">
        <w:t>prototrophs</w:t>
      </w:r>
      <w:r w:rsidR="00FD44C0" w:rsidRPr="070B60A4">
        <w:t xml:space="preserve"> </w:t>
      </w:r>
      <w:r w:rsidR="005B217D" w:rsidRPr="070B60A4">
        <w:t>and their</w:t>
      </w:r>
      <w:r w:rsidR="13A44334" w:rsidRPr="070B60A4">
        <w:t xml:space="preserve"> </w:t>
      </w:r>
      <w:r w:rsidR="00FD44C0" w:rsidRPr="070B60A4">
        <w:t xml:space="preserve">impact on </w:t>
      </w:r>
      <w:r w:rsidR="0038617B">
        <w:t xml:space="preserve">gut </w:t>
      </w:r>
      <w:r w:rsidR="00FD44C0" w:rsidRPr="070B60A4">
        <w:t xml:space="preserve">auxotrophs </w:t>
      </w:r>
      <w:r w:rsidR="0038617B">
        <w:t xml:space="preserve">and microbiota </w:t>
      </w:r>
      <w:r w:rsidR="008E1907" w:rsidRPr="070B60A4">
        <w:t>remain unexplored</w:t>
      </w:r>
      <w:r w:rsidR="00146753" w:rsidRPr="070B60A4">
        <w:t xml:space="preserve">. </w:t>
      </w:r>
    </w:p>
    <w:p w14:paraId="60AEEBD5" w14:textId="5855FA0A" w:rsidR="004972DD" w:rsidRDefault="004972DD" w:rsidP="00912A05">
      <w:pPr>
        <w:snapToGrid w:val="0"/>
        <w:spacing w:before="120" w:after="120" w:line="480" w:lineRule="auto"/>
        <w:contextualSpacing/>
        <w:jc w:val="both"/>
        <w:pPrChange w:id="10" w:author="Kundra  Palni" w:date="2024-09-03T11:47:00Z" w16du:dateUtc="2024-09-03T09:47:00Z">
          <w:pPr>
            <w:snapToGrid w:val="0"/>
            <w:spacing w:line="480" w:lineRule="auto"/>
            <w:jc w:val="both"/>
          </w:pPr>
        </w:pPrChange>
      </w:pPr>
      <w:r w:rsidRPr="004972DD">
        <w:rPr>
          <w:b/>
          <w:bCs/>
        </w:rPr>
        <w:t>Methods</w:t>
      </w:r>
      <w:r>
        <w:t xml:space="preserve">. </w:t>
      </w:r>
      <w:r w:rsidR="78676020" w:rsidRPr="070B60A4">
        <w:t xml:space="preserve">Here, </w:t>
      </w:r>
      <w:r w:rsidR="78676020">
        <w:t>we quantif</w:t>
      </w:r>
      <w:r w:rsidR="753EAF06">
        <w:t>ied</w:t>
      </w:r>
      <w:r w:rsidR="6C9EE4C9">
        <w:t xml:space="preserve"> </w:t>
      </w:r>
      <w:r w:rsidR="6C9EE4C9" w:rsidRPr="070B60A4">
        <w:t xml:space="preserve">by UHPLC-FL/UV </w:t>
      </w:r>
      <w:r w:rsidR="78676020">
        <w:t>folate produced by six predicted gut prototrophs (</w:t>
      </w:r>
      <w:r w:rsidR="78676020" w:rsidRPr="070B60A4">
        <w:rPr>
          <w:i/>
          <w:iCs/>
          <w:color w:val="000000" w:themeColor="text1"/>
        </w:rPr>
        <w:t xml:space="preserve">Marvinbryantia formatexigens </w:t>
      </w:r>
      <w:r w:rsidR="78676020" w:rsidRPr="070B60A4">
        <w:t>DSM 14469</w:t>
      </w:r>
      <w:r w:rsidR="78676020" w:rsidRPr="070B60A4">
        <w:rPr>
          <w:i/>
          <w:iCs/>
          <w:color w:val="000000" w:themeColor="text1"/>
        </w:rPr>
        <w:t xml:space="preserve">, Blautia hydrogenotrophica </w:t>
      </w:r>
      <w:r w:rsidR="78676020" w:rsidRPr="070B60A4">
        <w:t>10507T</w:t>
      </w:r>
      <w:r w:rsidR="78676020" w:rsidRPr="070B60A4">
        <w:rPr>
          <w:i/>
          <w:iCs/>
          <w:color w:val="000000" w:themeColor="text1"/>
        </w:rPr>
        <w:t xml:space="preserve">, Blautia producta </w:t>
      </w:r>
      <w:r w:rsidR="78676020" w:rsidRPr="070B60A4">
        <w:t>DSM 14466</w:t>
      </w:r>
      <w:r w:rsidR="78676020" w:rsidRPr="070B60A4">
        <w:rPr>
          <w:color w:val="000000" w:themeColor="text1"/>
        </w:rPr>
        <w:t>,</w:t>
      </w:r>
      <w:r w:rsidR="78676020" w:rsidRPr="070B60A4">
        <w:rPr>
          <w:i/>
          <w:iCs/>
          <w:color w:val="000000" w:themeColor="text1"/>
        </w:rPr>
        <w:t xml:space="preserve"> Bacteroides caccae </w:t>
      </w:r>
      <w:r w:rsidR="78676020" w:rsidRPr="070B60A4">
        <w:t>DSM 19024</w:t>
      </w:r>
      <w:r w:rsidR="78676020" w:rsidRPr="070B60A4">
        <w:rPr>
          <w:color w:val="000000" w:themeColor="text1"/>
        </w:rPr>
        <w:t>,</w:t>
      </w:r>
      <w:r w:rsidR="78676020" w:rsidRPr="070B60A4">
        <w:rPr>
          <w:i/>
          <w:iCs/>
          <w:color w:val="000000" w:themeColor="text1"/>
        </w:rPr>
        <w:t xml:space="preserve"> Bacteroides ovatus </w:t>
      </w:r>
      <w:r w:rsidR="78676020" w:rsidRPr="070B60A4">
        <w:t>DSM 1896</w:t>
      </w:r>
      <w:r w:rsidR="78676020" w:rsidRPr="070B60A4">
        <w:rPr>
          <w:i/>
          <w:iCs/>
          <w:color w:val="000000" w:themeColor="text1"/>
        </w:rPr>
        <w:t xml:space="preserve">, </w:t>
      </w:r>
      <w:r w:rsidR="78676020" w:rsidRPr="070B60A4">
        <w:rPr>
          <w:color w:val="000000" w:themeColor="text1"/>
        </w:rPr>
        <w:t>and</w:t>
      </w:r>
      <w:r w:rsidR="78676020" w:rsidRPr="070B60A4">
        <w:rPr>
          <w:i/>
          <w:iCs/>
          <w:color w:val="000000" w:themeColor="text1"/>
        </w:rPr>
        <w:t xml:space="preserve"> Bacteroides thetaiotaomicron </w:t>
      </w:r>
      <w:r w:rsidR="78676020" w:rsidRPr="070B60A4">
        <w:t>DSM 2079T)</w:t>
      </w:r>
      <w:r w:rsidR="7AB24A9E">
        <w:t xml:space="preserve"> </w:t>
      </w:r>
      <w:r w:rsidR="78676020">
        <w:t>and investigate</w:t>
      </w:r>
      <w:r w:rsidR="00297EA9">
        <w:t>d</w:t>
      </w:r>
      <w:r w:rsidR="78676020">
        <w:t xml:space="preserve"> the impact of </w:t>
      </w:r>
      <w:r w:rsidR="0D41EBEA">
        <w:t xml:space="preserve">different </w:t>
      </w:r>
      <w:r w:rsidR="78676020">
        <w:t xml:space="preserve">folate forms </w:t>
      </w:r>
      <w:r w:rsidR="43553FF8">
        <w:t xml:space="preserve">and doses (50 and 200 </w:t>
      </w:r>
      <w:r w:rsidR="43553FF8" w:rsidRPr="070B60A4">
        <w:rPr>
          <w:rFonts w:ascii="Calibri" w:eastAsia="Calibri" w:hAnsi="Calibri" w:cs="Calibri"/>
        </w:rPr>
        <w:t>µg/l)</w:t>
      </w:r>
      <w:r w:rsidR="43553FF8">
        <w:t xml:space="preserve"> </w:t>
      </w:r>
      <w:r w:rsidR="78676020">
        <w:t xml:space="preserve">on the growth and metabolism of </w:t>
      </w:r>
      <w:r w:rsidR="00797EC5">
        <w:t xml:space="preserve">the </w:t>
      </w:r>
      <w:r w:rsidR="004602C0">
        <w:t xml:space="preserve">gut </w:t>
      </w:r>
      <w:r w:rsidR="00797EC5">
        <w:t xml:space="preserve">auxotroph </w:t>
      </w:r>
      <w:r w:rsidR="78676020" w:rsidRPr="070B60A4">
        <w:rPr>
          <w:i/>
          <w:iCs/>
        </w:rPr>
        <w:t>R</w:t>
      </w:r>
      <w:r w:rsidR="00797EC5">
        <w:rPr>
          <w:i/>
          <w:iCs/>
        </w:rPr>
        <w:t>oseburia</w:t>
      </w:r>
      <w:r w:rsidR="78676020" w:rsidRPr="070B60A4">
        <w:rPr>
          <w:i/>
          <w:iCs/>
        </w:rPr>
        <w:t xml:space="preserve"> intestinalis </w:t>
      </w:r>
      <w:r w:rsidR="78676020">
        <w:t xml:space="preserve">in pure cultures and during fecal anaerobic batch fermentations </w:t>
      </w:r>
      <w:r w:rsidR="11C97022">
        <w:t xml:space="preserve">(48 h, 37°C) </w:t>
      </w:r>
      <w:r w:rsidR="78676020">
        <w:t>of five healthy adults.</w:t>
      </w:r>
      <w:r w:rsidR="78676020" w:rsidRPr="070B60A4">
        <w:t xml:space="preserve"> </w:t>
      </w:r>
    </w:p>
    <w:p w14:paraId="20C6A1E5" w14:textId="3701D444" w:rsidR="004972DD" w:rsidRDefault="004972DD" w:rsidP="00912A05">
      <w:pPr>
        <w:snapToGrid w:val="0"/>
        <w:spacing w:before="120" w:after="120" w:line="480" w:lineRule="auto"/>
        <w:contextualSpacing/>
        <w:jc w:val="both"/>
        <w:pPrChange w:id="11" w:author="Kundra  Palni" w:date="2024-09-03T11:47:00Z" w16du:dateUtc="2024-09-03T09:47:00Z">
          <w:pPr>
            <w:snapToGrid w:val="0"/>
            <w:spacing w:line="480" w:lineRule="auto"/>
            <w:jc w:val="both"/>
          </w:pPr>
        </w:pPrChange>
      </w:pPr>
      <w:r w:rsidRPr="004972DD">
        <w:rPr>
          <w:b/>
          <w:bCs/>
        </w:rPr>
        <w:t>Results</w:t>
      </w:r>
      <w:r>
        <w:t xml:space="preserve">. </w:t>
      </w:r>
      <w:r w:rsidR="78676020" w:rsidRPr="070B60A4">
        <w:t xml:space="preserve">Our results </w:t>
      </w:r>
      <w:r w:rsidR="00146753" w:rsidRPr="070B60A4">
        <w:t>confirmed</w:t>
      </w:r>
      <w:r w:rsidR="00E650B8" w:rsidRPr="070B60A4">
        <w:t xml:space="preserve"> </w:t>
      </w:r>
      <w:r w:rsidR="00E114D5" w:rsidRPr="070B60A4">
        <w:t>the production</w:t>
      </w:r>
      <w:r w:rsidR="00FD44C0" w:rsidRPr="070B60A4">
        <w:t xml:space="preserve"> </w:t>
      </w:r>
      <w:r w:rsidR="00E114D5" w:rsidRPr="070B60A4">
        <w:t>of</w:t>
      </w:r>
      <w:r w:rsidR="00FD44C0" w:rsidRPr="070B60A4">
        <w:t xml:space="preserve"> </w:t>
      </w:r>
      <w:r w:rsidR="00146753" w:rsidRPr="070B60A4">
        <w:t>folate</w:t>
      </w:r>
      <w:r w:rsidR="001F72B0" w:rsidRPr="070B60A4">
        <w:t xml:space="preserve"> </w:t>
      </w:r>
      <w:r w:rsidR="2A244E4A" w:rsidRPr="070B60A4">
        <w:t xml:space="preserve">by </w:t>
      </w:r>
      <w:r w:rsidR="4B70D813" w:rsidRPr="070B60A4">
        <w:t xml:space="preserve">all </w:t>
      </w:r>
      <w:r w:rsidR="00146753" w:rsidRPr="070B60A4">
        <w:t xml:space="preserve">six </w:t>
      </w:r>
      <w:r w:rsidR="008321C3" w:rsidRPr="070B60A4">
        <w:t>gut strains</w:t>
      </w:r>
      <w:r w:rsidR="00FF16A8">
        <w:t xml:space="preserve">, in the range </w:t>
      </w:r>
      <w:r w:rsidR="673C74F5" w:rsidRPr="070B60A4">
        <w:t>from 15.3 ng/ml to 205.4 ng/ml</w:t>
      </w:r>
      <w:r w:rsidR="00FF16A8">
        <w:t>. D</w:t>
      </w:r>
      <w:r w:rsidR="00FF16A8" w:rsidRPr="070B60A4">
        <w:t xml:space="preserve">ifferent </w:t>
      </w:r>
      <w:r w:rsidR="00FF16A8">
        <w:t xml:space="preserve">folate </w:t>
      </w:r>
      <w:r w:rsidR="00FF16A8" w:rsidRPr="070B60A4">
        <w:t>forms</w:t>
      </w:r>
      <w:r w:rsidR="00FF16A8">
        <w:t xml:space="preserve"> were detected, with </w:t>
      </w:r>
      <w:r w:rsidR="673C74F5" w:rsidRPr="070B60A4">
        <w:t xml:space="preserve">THF </w:t>
      </w:r>
      <w:r w:rsidR="00B13277">
        <w:t xml:space="preserve">ranging from </w:t>
      </w:r>
      <w:r w:rsidR="673C74F5" w:rsidRPr="070B60A4">
        <w:t>12.</w:t>
      </w:r>
      <w:r w:rsidR="00E12C69">
        <w:t>8</w:t>
      </w:r>
      <w:r w:rsidR="673C74F5" w:rsidRPr="070B60A4">
        <w:t xml:space="preserve"> </w:t>
      </w:r>
      <w:r w:rsidR="004A1109">
        <w:t>to</w:t>
      </w:r>
      <w:r w:rsidR="673C74F5" w:rsidRPr="070B60A4">
        <w:t xml:space="preserve"> 41.4 ng/ml and 5-MTHF </w:t>
      </w:r>
      <w:r w:rsidR="00B13277">
        <w:t xml:space="preserve">ranging from </w:t>
      </w:r>
      <w:r w:rsidR="673C74F5" w:rsidRPr="070B60A4">
        <w:t xml:space="preserve">0.2 </w:t>
      </w:r>
      <w:r w:rsidR="00B13277">
        <w:t>to</w:t>
      </w:r>
      <w:r w:rsidR="673C74F5" w:rsidRPr="070B60A4">
        <w:t xml:space="preserve"> 113.3 ng/ml</w:t>
      </w:r>
      <w:r w:rsidR="00B13277">
        <w:t>, and</w:t>
      </w:r>
      <w:r w:rsidR="673C74F5" w:rsidRPr="070B60A4">
        <w:t xml:space="preserve"> being </w:t>
      </w:r>
      <w:r w:rsidR="00797EC5">
        <w:t>detected</w:t>
      </w:r>
      <w:r w:rsidR="00797EC5" w:rsidRPr="070B60A4">
        <w:t xml:space="preserve"> </w:t>
      </w:r>
      <w:r w:rsidR="673C74F5" w:rsidRPr="070B60A4">
        <w:t xml:space="preserve">in all </w:t>
      </w:r>
      <w:r w:rsidR="00FF16A8">
        <w:t>strains</w:t>
      </w:r>
      <w:r w:rsidR="165EB7EB" w:rsidRPr="070B60A4">
        <w:t>.</w:t>
      </w:r>
      <w:r w:rsidR="724638F5" w:rsidRPr="070B60A4">
        <w:t xml:space="preserve"> </w:t>
      </w:r>
      <w:r w:rsidR="6585C7B5" w:rsidRPr="070B60A4">
        <w:t>N</w:t>
      </w:r>
      <w:r w:rsidR="00F40298" w:rsidRPr="070B60A4">
        <w:t xml:space="preserve">atural folate </w:t>
      </w:r>
      <w:r w:rsidR="002B27D2" w:rsidRPr="070B60A4">
        <w:t>forms</w:t>
      </w:r>
      <w:r w:rsidR="00FF16A8">
        <w:t>, in contrast to</w:t>
      </w:r>
      <w:r w:rsidR="727F761E" w:rsidRPr="070B60A4">
        <w:t xml:space="preserve"> folic acid</w:t>
      </w:r>
      <w:r w:rsidR="00FF16A8">
        <w:t>,</w:t>
      </w:r>
      <w:r w:rsidR="002B27D2" w:rsidRPr="070B60A4">
        <w:t xml:space="preserve"> </w:t>
      </w:r>
      <w:r w:rsidR="00F40298" w:rsidRPr="070B60A4">
        <w:t>promoted the</w:t>
      </w:r>
      <w:r w:rsidR="00FD44C0" w:rsidRPr="070B60A4">
        <w:t xml:space="preserve"> growth and metabolism of </w:t>
      </w:r>
      <w:r w:rsidR="00F40298" w:rsidRPr="070B60A4">
        <w:t xml:space="preserve">the </w:t>
      </w:r>
      <w:r w:rsidR="07891661" w:rsidRPr="070B60A4">
        <w:t>auxotroph</w:t>
      </w:r>
      <w:r w:rsidR="00FD44C0" w:rsidRPr="070B60A4">
        <w:t xml:space="preserve"> </w:t>
      </w:r>
      <w:r w:rsidR="00146753" w:rsidRPr="070B60A4">
        <w:rPr>
          <w:i/>
          <w:iCs/>
        </w:rPr>
        <w:t>R</w:t>
      </w:r>
      <w:r w:rsidR="00797EC5">
        <w:rPr>
          <w:i/>
          <w:iCs/>
        </w:rPr>
        <w:t>.</w:t>
      </w:r>
      <w:r w:rsidR="00146753" w:rsidRPr="070B60A4">
        <w:rPr>
          <w:i/>
          <w:iCs/>
        </w:rPr>
        <w:t xml:space="preserve"> intestinalis</w:t>
      </w:r>
      <w:r w:rsidR="00146753" w:rsidRPr="070B60A4">
        <w:t xml:space="preserve"> L1-82</w:t>
      </w:r>
      <w:r w:rsidR="00F40298" w:rsidRPr="070B60A4">
        <w:t>, with dose-dependent effects</w:t>
      </w:r>
      <w:r w:rsidR="00146753" w:rsidRPr="00C2564B">
        <w:t>.</w:t>
      </w:r>
      <w:r w:rsidR="1CC54E4F" w:rsidRPr="00C2564B">
        <w:t xml:space="preserve"> </w:t>
      </w:r>
      <w:r w:rsidR="00A43300">
        <w:t xml:space="preserve">During fecal </w:t>
      </w:r>
      <w:r w:rsidR="00A43300" w:rsidRPr="00C2564B">
        <w:t>batch fermentations</w:t>
      </w:r>
      <w:r w:rsidR="00A43300">
        <w:t>, f</w:t>
      </w:r>
      <w:r w:rsidR="000367F3" w:rsidRPr="00C2564B">
        <w:t>olate</w:t>
      </w:r>
      <w:r w:rsidR="00146753" w:rsidRPr="00C2564B">
        <w:t xml:space="preserve"> forms</w:t>
      </w:r>
      <w:r w:rsidR="00A43300">
        <w:t xml:space="preserve"> at both</w:t>
      </w:r>
      <w:r w:rsidR="00146753" w:rsidRPr="00C2564B">
        <w:t xml:space="preserve"> </w:t>
      </w:r>
      <w:r w:rsidR="00A43300">
        <w:t>levels</w:t>
      </w:r>
      <w:r w:rsidR="00A43300" w:rsidRPr="00C2564B">
        <w:t xml:space="preserve"> </w:t>
      </w:r>
      <w:r w:rsidR="00A43300">
        <w:t>had no detectable effect on</w:t>
      </w:r>
      <w:r w:rsidR="00A43300" w:rsidRPr="00C2564B">
        <w:t xml:space="preserve"> total bacteria </w:t>
      </w:r>
      <w:r w:rsidR="001A7367" w:rsidRPr="00C2564B">
        <w:t>concentration</w:t>
      </w:r>
      <w:r w:rsidR="007F7377">
        <w:t xml:space="preserve">, on </w:t>
      </w:r>
      <w:r w:rsidR="00A43300">
        <w:t xml:space="preserve">gut </w:t>
      </w:r>
      <w:r w:rsidR="00A43300" w:rsidRPr="00C2564B">
        <w:t>community composition and metabolic activity</w:t>
      </w:r>
      <w:r w:rsidR="001A7367" w:rsidRPr="00C2564B">
        <w:t xml:space="preserve"> </w:t>
      </w:r>
      <w:r w:rsidR="002B5451" w:rsidRPr="00C2564B">
        <w:t>and</w:t>
      </w:r>
      <w:r w:rsidR="00A43300">
        <w:t xml:space="preserve"> on</w:t>
      </w:r>
      <w:r w:rsidR="00146753" w:rsidRPr="00C2564B">
        <w:t xml:space="preserve"> </w:t>
      </w:r>
      <w:r w:rsidR="00146753" w:rsidRPr="00C2564B">
        <w:rPr>
          <w:i/>
          <w:iCs/>
        </w:rPr>
        <w:t>R</w:t>
      </w:r>
      <w:r w:rsidR="00CF1DEC" w:rsidRPr="00C2564B">
        <w:rPr>
          <w:i/>
          <w:iCs/>
        </w:rPr>
        <w:t>oseburia</w:t>
      </w:r>
      <w:r w:rsidR="00146753" w:rsidRPr="00C2564B">
        <w:t xml:space="preserve"> spp.</w:t>
      </w:r>
      <w:r w:rsidR="00A43300">
        <w:t xml:space="preserve"> abundance</w:t>
      </w:r>
      <w:r w:rsidR="2FEA94DA" w:rsidRPr="00C2564B">
        <w:t xml:space="preserve">, </w:t>
      </w:r>
      <w:r w:rsidR="002B5451" w:rsidRPr="00C2564B">
        <w:t>compare</w:t>
      </w:r>
      <w:r w:rsidR="00CF1DEC" w:rsidRPr="00C2564B">
        <w:t>d</w:t>
      </w:r>
      <w:r w:rsidR="002B5451" w:rsidRPr="00C2564B">
        <w:t xml:space="preserve"> to the control without folate addition</w:t>
      </w:r>
      <w:r w:rsidR="00146753" w:rsidRPr="00C2564B">
        <w:t>.</w:t>
      </w:r>
      <w:r w:rsidR="00146753" w:rsidRPr="070B60A4">
        <w:t xml:space="preserve"> </w:t>
      </w:r>
    </w:p>
    <w:p w14:paraId="6AD7F475" w14:textId="5767613E" w:rsidR="00146753" w:rsidRDefault="004972DD" w:rsidP="00912A05">
      <w:pPr>
        <w:snapToGrid w:val="0"/>
        <w:spacing w:before="120" w:after="120" w:line="480" w:lineRule="auto"/>
        <w:contextualSpacing/>
        <w:jc w:val="both"/>
        <w:pPrChange w:id="12" w:author="Kundra  Palni" w:date="2024-09-03T11:47:00Z" w16du:dateUtc="2024-09-03T09:47:00Z">
          <w:pPr>
            <w:snapToGrid w:val="0"/>
            <w:spacing w:line="480" w:lineRule="auto"/>
            <w:jc w:val="both"/>
          </w:pPr>
        </w:pPrChange>
      </w:pPr>
      <w:r w:rsidRPr="004972DD">
        <w:rPr>
          <w:b/>
          <w:bCs/>
        </w:rPr>
        <w:t>Conclusions</w:t>
      </w:r>
      <w:r>
        <w:t xml:space="preserve">. </w:t>
      </w:r>
      <w:r w:rsidR="1643EDAB" w:rsidRPr="070B60A4">
        <w:t>O</w:t>
      </w:r>
      <w:r w:rsidR="00146753" w:rsidRPr="070B60A4">
        <w:t xml:space="preserve">ur study demonstrates </w:t>
      </w:r>
      <w:r w:rsidR="00726FC3" w:rsidRPr="070B60A4">
        <w:t>for the first time</w:t>
      </w:r>
      <w:r w:rsidR="00A43300">
        <w:t xml:space="preserve"> the</w:t>
      </w:r>
      <w:r w:rsidR="00726FC3" w:rsidRPr="070B60A4">
        <w:t xml:space="preserve"> </w:t>
      </w:r>
      <w:r w:rsidR="48F4A50E" w:rsidRPr="070B60A4">
        <w:rPr>
          <w:i/>
          <w:iCs/>
        </w:rPr>
        <w:t>in vitro</w:t>
      </w:r>
      <w:r w:rsidR="48F4A50E" w:rsidRPr="070B60A4">
        <w:t xml:space="preserve"> </w:t>
      </w:r>
      <w:r w:rsidR="00F40298" w:rsidRPr="070B60A4">
        <w:t xml:space="preserve">the production of different </w:t>
      </w:r>
      <w:r w:rsidR="00CC7ED8" w:rsidRPr="070B60A4">
        <w:t xml:space="preserve">natural </w:t>
      </w:r>
      <w:r w:rsidR="00F40298" w:rsidRPr="070B60A4">
        <w:t>folate forms by predicted</w:t>
      </w:r>
      <w:r w:rsidR="423941D2" w:rsidRPr="070B60A4">
        <w:t xml:space="preserve"> </w:t>
      </w:r>
      <w:r w:rsidR="00F40298" w:rsidRPr="070B60A4">
        <w:t xml:space="preserve">prototrophs </w:t>
      </w:r>
      <w:r w:rsidR="00CC7ED8" w:rsidRPr="070B60A4">
        <w:t xml:space="preserve">and </w:t>
      </w:r>
      <w:r w:rsidR="004A1109">
        <w:t xml:space="preserve">the </w:t>
      </w:r>
      <w:r w:rsidR="00CC7ED8" w:rsidRPr="070B60A4">
        <w:t xml:space="preserve">stimulation on </w:t>
      </w:r>
      <w:r w:rsidR="00146753" w:rsidRPr="070B60A4">
        <w:t xml:space="preserve">the growth of the </w:t>
      </w:r>
      <w:r w:rsidR="000367F3" w:rsidRPr="070B60A4">
        <w:t>folate</w:t>
      </w:r>
      <w:r w:rsidR="00146753" w:rsidRPr="070B60A4">
        <w:t xml:space="preserve"> </w:t>
      </w:r>
      <w:r w:rsidR="45D63FB7" w:rsidRPr="070B60A4">
        <w:lastRenderedPageBreak/>
        <w:t>a</w:t>
      </w:r>
      <w:r w:rsidR="00146753" w:rsidRPr="070B60A4">
        <w:t>uxotrophic butyrate</w:t>
      </w:r>
      <w:r w:rsidR="003C0516" w:rsidRPr="070B60A4">
        <w:t>-</w:t>
      </w:r>
      <w:r w:rsidR="00146753" w:rsidRPr="070B60A4">
        <w:t xml:space="preserve">producing </w:t>
      </w:r>
      <w:r w:rsidR="00146753" w:rsidRPr="070B60A4">
        <w:rPr>
          <w:i/>
          <w:iCs/>
        </w:rPr>
        <w:t>R. intestinalis</w:t>
      </w:r>
      <w:r w:rsidR="00146753" w:rsidRPr="070B60A4">
        <w:t xml:space="preserve"> L1-82. </w:t>
      </w:r>
      <w:r w:rsidR="00A43300">
        <w:t>Surprisingly, f</w:t>
      </w:r>
      <w:r w:rsidR="00CC7ED8" w:rsidRPr="070B60A4">
        <w:t>olate did not impact fecal fermentations</w:t>
      </w:r>
      <w:r w:rsidR="00A43300">
        <w:t>. Our data</w:t>
      </w:r>
      <w:r w:rsidR="00CC7ED8" w:rsidRPr="070B60A4">
        <w:t xml:space="preserve"> suggest that </w:t>
      </w:r>
      <w:r w:rsidR="00A43300">
        <w:t xml:space="preserve">the </w:t>
      </w:r>
      <w:r w:rsidR="4A836855" w:rsidRPr="070B60A4">
        <w:t>dietary</w:t>
      </w:r>
      <w:r w:rsidR="00CC7ED8" w:rsidRPr="070B60A4">
        <w:t xml:space="preserve"> folate </w:t>
      </w:r>
      <w:r w:rsidR="00F25359">
        <w:t>form</w:t>
      </w:r>
      <w:r w:rsidR="004A1109">
        <w:t>s</w:t>
      </w:r>
      <w:r w:rsidR="00F25359">
        <w:t xml:space="preserve"> </w:t>
      </w:r>
      <w:r w:rsidR="00A43300">
        <w:t xml:space="preserve">at the tested levels </w:t>
      </w:r>
      <w:r w:rsidR="00CC7ED8" w:rsidRPr="070B60A4">
        <w:t xml:space="preserve">may </w:t>
      </w:r>
      <w:r w:rsidR="00A43300">
        <w:t xml:space="preserve">only </w:t>
      </w:r>
      <w:r w:rsidR="00CC7ED8" w:rsidRPr="070B60A4">
        <w:t>have limited effects</w:t>
      </w:r>
      <w:r w:rsidR="004A1109">
        <w:t>,</w:t>
      </w:r>
      <w:r w:rsidR="00A43300">
        <w:t xml:space="preserve"> if any</w:t>
      </w:r>
      <w:r w:rsidR="004A1109">
        <w:t>,</w:t>
      </w:r>
      <w:r w:rsidR="00CC7ED8" w:rsidRPr="070B60A4">
        <w:t xml:space="preserve"> on the human gut microbiota </w:t>
      </w:r>
      <w:r w:rsidR="00CC7ED8" w:rsidRPr="070B60A4">
        <w:rPr>
          <w:i/>
          <w:iCs/>
        </w:rPr>
        <w:t>in vivo</w:t>
      </w:r>
      <w:r w:rsidR="00CC7ED8" w:rsidRPr="070B60A4">
        <w:t>.</w:t>
      </w:r>
    </w:p>
    <w:p w14:paraId="766C554A" w14:textId="77777777" w:rsidR="00B30F68" w:rsidRPr="00912A05" w:rsidRDefault="00B30F68" w:rsidP="00912A05">
      <w:pPr>
        <w:snapToGrid w:val="0"/>
        <w:spacing w:before="120" w:after="120" w:line="480" w:lineRule="auto"/>
        <w:contextualSpacing/>
        <w:jc w:val="both"/>
        <w:rPr>
          <w:rPrChange w:id="13" w:author="Kundra  Palni" w:date="2024-09-03T11:45:00Z" w16du:dateUtc="2024-09-03T09:45:00Z">
            <w:rPr>
              <w:i/>
              <w:iCs/>
            </w:rPr>
          </w:rPrChange>
        </w:rPr>
        <w:pPrChange w:id="14" w:author="Kundra  Palni" w:date="2024-09-03T11:47:00Z" w16du:dateUtc="2024-09-03T09:47:00Z">
          <w:pPr>
            <w:snapToGrid w:val="0"/>
            <w:spacing w:line="480" w:lineRule="auto"/>
            <w:jc w:val="both"/>
          </w:pPr>
        </w:pPrChange>
      </w:pPr>
    </w:p>
    <w:p w14:paraId="79CA206A" w14:textId="6D4582F3" w:rsidR="00146753" w:rsidRPr="003D173A" w:rsidRDefault="003D173A" w:rsidP="00912A05">
      <w:pPr>
        <w:pStyle w:val="Heading2"/>
        <w:spacing w:before="120" w:after="120" w:line="480" w:lineRule="auto"/>
        <w:contextualSpacing/>
        <w:rPr>
          <w:rFonts w:ascii="Times New Roman" w:hAnsi="Times New Roman" w:cs="Times New Roman"/>
          <w:b/>
          <w:bCs/>
          <w:color w:val="auto"/>
        </w:rPr>
        <w:pPrChange w:id="15" w:author="Kundra  Palni" w:date="2024-09-03T11:47:00Z" w16du:dateUtc="2024-09-03T09:47:00Z">
          <w:pPr>
            <w:pStyle w:val="Heading2"/>
            <w:spacing w:before="0" w:after="160" w:line="480" w:lineRule="auto"/>
          </w:pPr>
        </w:pPrChange>
      </w:pPr>
      <w:r w:rsidRPr="003D173A">
        <w:rPr>
          <w:rFonts w:ascii="Times New Roman" w:hAnsi="Times New Roman" w:cs="Times New Roman"/>
          <w:b/>
          <w:bCs/>
          <w:color w:val="auto"/>
        </w:rPr>
        <w:t>INTRODUCTION</w:t>
      </w:r>
    </w:p>
    <w:p w14:paraId="5A4A82B5" w14:textId="254C72C5" w:rsidR="00146753" w:rsidRPr="00DF3DB1" w:rsidRDefault="006F6AA9" w:rsidP="00912A05">
      <w:pPr>
        <w:spacing w:before="120" w:after="120" w:line="480" w:lineRule="auto"/>
        <w:contextualSpacing/>
        <w:jc w:val="both"/>
        <w:pPrChange w:id="16" w:author="Kundra  Palni" w:date="2024-09-03T11:47:00Z" w16du:dateUtc="2024-09-03T09:47:00Z">
          <w:pPr>
            <w:spacing w:line="480" w:lineRule="auto"/>
            <w:jc w:val="both"/>
          </w:pPr>
        </w:pPrChange>
      </w:pPr>
      <w:r>
        <w:t>Folate</w:t>
      </w:r>
      <w:r w:rsidR="00146753">
        <w:t xml:space="preserve"> (</w:t>
      </w:r>
      <w:r w:rsidR="00CD30B0">
        <w:t xml:space="preserve">vitamin </w:t>
      </w:r>
      <w:r w:rsidR="00146753">
        <w:t>B9) is an umbrella term for water-soluble B-vitamins, referring to a diverse group of molecules with three chemical components in common: i) a pteridine ring</w:t>
      </w:r>
      <w:r w:rsidR="00E14D2E">
        <w:t>,</w:t>
      </w:r>
      <w:r w:rsidR="00146753">
        <w:t xml:space="preserve"> which can be reduced or oxidized; ii) a para-aminobenzoic acid (PABA) connected to the pteridine ring, and iii) a polyglutamate tail with a varying chain length </w:t>
      </w:r>
      <w:r>
        <w:fldChar w:fldCharType="begin" w:fldLock="1"/>
      </w:r>
      <w:r w:rsidR="00CB03BE">
        <w:instrText xml:space="preserve"> ADDIN ZOTERO_ITEM CSL_CITATION {"citationID":"kD7ZAk5Z","properties":{"formattedCitation":"\\super 1\\nosupersub{}","plainCitation":"1","noteIndex":0},"citationItems":[{"id":"qHVHml6D/JCnnb45B","uris":["http://www.mendeley.com/documents/?uuid=41960bab-80da-4234-9a62-8c0d1e59d48d"],"itemData":{"DOI":"10.1016/j.cmet.2016.08.009","ISSN":"19327420","PMID":"27641100","abstract":"One-carbon (1C) metabolism, mediated by the folate cofactor, supports multiple physiological processes. These include biosynthesis (purines and thymidine), amino acid homeostasis (glycine, serine, and methionine), epigenetic maintenance, and redox defense. Both within eukaryotic cells and across organs, 1C metabolic reactions are compartmentalized. Here we review the fundamentals of mammalian 1C metabolism, including the pathways active in different compartments, cell types, and biological states. Emphasis is given to recent discoveries enabled by modern genetics, analytical chemistry, and isotope tracing. An emerging theme is the biological importance of mitochondrial 1C reactions, both for producing 1C units that are exported to the cytosol and for making additional products, including glycine and NADPH. Increased clarity regarding differential folate pathway usage in cancer, stem cells, development, and adult physiology is reviewed and highlights new opportunities for selective therapeutic intervention.","author":[{"dropping-particle":"","family":"Ducker","given":"Gregory S.","non-dropping-particle":"","parse-names":false,"suffix":""},{"dropping-particle":"","family":"Rabinowitz","given":"Joshua D.","non-dropping-particle":"","parse-names":false,"suffix":""}],"container-title":"Cell Metabolism","id":"ITEM-1","issue":"1","issued":{"date-parts":[["2017","1","10"]]},"page":"27-42","publisher":"Cell Press","title":"One-Carbon Metabolism in Health and Disease","type":"article-journal","volume":"25"}}],"schema":"https://github.com/citation-style-language/schema/raw/master/csl-citation.json"} </w:instrText>
      </w:r>
      <w:r>
        <w:fldChar w:fldCharType="separate"/>
      </w:r>
      <w:r w:rsidR="00CB03BE" w:rsidRPr="00CB03BE">
        <w:rPr>
          <w:rFonts w:ascii="Calibri" w:hAnsiTheme="minorHAnsi" w:cs="Calibri"/>
          <w:sz w:val="22"/>
          <w:vertAlign w:val="superscript"/>
          <w:lang w:val="en-GB"/>
        </w:rPr>
        <w:t>1</w:t>
      </w:r>
      <w:r>
        <w:fldChar w:fldCharType="end"/>
      </w:r>
      <w:r w:rsidR="00146753">
        <w:t xml:space="preserve">. Different </w:t>
      </w:r>
      <w:r w:rsidR="0051678C">
        <w:t xml:space="preserve">natural </w:t>
      </w:r>
      <w:r w:rsidR="00146753">
        <w:t>forms of</w:t>
      </w:r>
      <w:r w:rsidR="00CD30B0">
        <w:t xml:space="preserve"> </w:t>
      </w:r>
      <w:r w:rsidR="0051678C">
        <w:t xml:space="preserve">reduced </w:t>
      </w:r>
      <w:r w:rsidR="00CD30B0">
        <w:t>folates</w:t>
      </w:r>
      <w:r w:rsidR="0051678C">
        <w:t xml:space="preserve">, </w:t>
      </w:r>
      <w:r w:rsidR="00F25359">
        <w:t xml:space="preserve">(e.g. </w:t>
      </w:r>
      <w:r w:rsidR="0051678C">
        <w:t>polyglutamated 5-methyltetrahydrofolate (M-THF)</w:t>
      </w:r>
      <w:r w:rsidR="00F25359">
        <w:t>)</w:t>
      </w:r>
      <w:r w:rsidR="002E3C1B">
        <w:t>,</w:t>
      </w:r>
      <w:r w:rsidR="00146753">
        <w:t xml:space="preserve"> are </w:t>
      </w:r>
      <w:r w:rsidR="002E3C1B">
        <w:t xml:space="preserve">found </w:t>
      </w:r>
      <w:r w:rsidR="0051678C">
        <w:t>in foods</w:t>
      </w:r>
      <w:r w:rsidR="002E3C1B">
        <w:t xml:space="preserve"> like</w:t>
      </w:r>
      <w:r w:rsidR="00146753">
        <w:t xml:space="preserve"> cereals, berries</w:t>
      </w:r>
      <w:r w:rsidR="00A9294D">
        <w:t xml:space="preserve"> and</w:t>
      </w:r>
      <w:r w:rsidR="00146753">
        <w:t xml:space="preserve"> green leafy vegetables </w:t>
      </w:r>
      <w:r>
        <w:fldChar w:fldCharType="begin" w:fldLock="1"/>
      </w:r>
      <w:r w:rsidR="00CB03BE">
        <w:instrText xml:space="preserve"> ADDIN ZOTERO_ITEM CSL_CITATION {"citationID":"lQHzHiiJ","properties":{"formattedCitation":"\\super 2,3\\nosupersub{}","plainCitation":"2,3","noteIndex":0},"citationItems":[{"id":"qHVHml6D/U1sZRGQs","uris":["http://www.mendeley.com/documents/?uuid=418d99cb-7bc5-4529-ba29-465d92f239fe"],"itemData":{"ISBN":"9781119946045","abstract":"Present Knowledge in Nutrition, 10th Edition provides comprehensive coverage of all aspects of human nutrition, including micronutrients, systems biology, immunity, public health, international nutrition, and diet and disease prevention. This definitive reference captures the current state of this vital and dynamic science from an international perspective, featuring nearly 140 expert authors from 14 countries around the world. Now condensed to a single volume, this 10th edition contains new chapters on topics such as epigenetics, metabolomics, and sports nutrition.The remaining chapters have been thoroughly updated to reflect recent developments. Suggested reading lists are now provided for readers wishing to delve further into specific subject areas. An accompanying website provides book owners with access to an image bank of tables and figures as well as any updates the authors may post to their chapters between editions. Now available in both print and electronic formats, the 10th edition will serve as a valuable reference for researchers, health professionals, and policy experts as well as educators and advanced nutrition students. © 2012 International Life Sciences Institute.","author":[{"dropping-particle":"","family":"Bailey","given":"L. B.","non-dropping-particle":"","parse-names":false,"suffix":""}],"chapter-number":"21","container-title":"Present Knowledge in Nutrition","editor":[{"dropping-particle":"","family":"Erdman","given":"John W.","non-dropping-particle":"","parse-names":false,"suffix":""},{"dropping-particle":"","family":"Macdonald","given":"Ian A.","non-dropping-particle":"","parse-names":false,"suffix":""},{"dropping-particle":"","family":"Zeisel","given":"Steven H.","non-dropping-particle":"","parse-names":false,"suffix":""}],"id":"ITEM-1","issued":{"date-parts":[["2012"]]},"page":"321-342","publisher":"Wiley-Blackwell","title":"Chapter 21: Folate","type":"article-journal"}},{"id":"qHVHml6D/OB16FsE8","uris":["http://www.mendeley.com/documents/?uuid=9b0edc1d-6b94-41d2-88db-8bf47d87009f"],"itemData":{"DOI":"10.1201/9781420009750","ISBN":"9780429129209","abstract":"Employing a uniform, easy-to-use format, Vitamin Analysis for the Health and Food Sciences, Second Edition provides the most current information on the methods of vitamin analysis applicable to foods, supplements, and pharmaceuticals. Highlighting the rapid advancement of vitamin assay methodology, this edition emphasizes the use of improved","author":[{"dropping-particle":"","family":"Eitenmiller","given":"Ronald R.","non-dropping-particle":"","parse-names":false,"suffix":""},{"dropping-particle":"","family":"Landen Jr.","given":"W. O.","non-dropping-particle":"","parse-names":false,"suffix":""},{"dropping-particle":"","family":"Ye","given":"Lin","non-dropping-particle":"","parse-names":false,"suffix":""}],"edition":"2nd","id":"ITEM-2","issued":{"date-parts":[["2016","4","19"]]},"publisher":"CRC Press","title":"Vitamin Analysis for the Health and Food Sciences","type":"book"}}],"schema":"https://github.com/citation-style-language/schema/raw/master/csl-citation.json"} </w:instrText>
      </w:r>
      <w:r>
        <w:fldChar w:fldCharType="separate"/>
      </w:r>
      <w:r w:rsidR="00CB03BE" w:rsidRPr="00CB03BE">
        <w:rPr>
          <w:rFonts w:ascii="Calibri" w:hAnsiTheme="minorHAnsi" w:cs="Calibri"/>
          <w:sz w:val="22"/>
          <w:vertAlign w:val="superscript"/>
          <w:lang w:val="en-GB"/>
        </w:rPr>
        <w:t>2,3</w:t>
      </w:r>
      <w:r>
        <w:fldChar w:fldCharType="end"/>
      </w:r>
      <w:r w:rsidR="00CF41BC">
        <w:t xml:space="preserve"> while</w:t>
      </w:r>
      <w:r w:rsidR="0051678C">
        <w:t xml:space="preserve"> </w:t>
      </w:r>
      <w:r w:rsidR="2D13AE5B">
        <w:t>t</w:t>
      </w:r>
      <w:r w:rsidR="0051678C">
        <w:t xml:space="preserve">he synthetic </w:t>
      </w:r>
      <w:r w:rsidR="5C09BB41">
        <w:t xml:space="preserve">oxidized </w:t>
      </w:r>
      <w:r w:rsidR="0051678C">
        <w:t xml:space="preserve">folic acid is mainly used as dietary </w:t>
      </w:r>
      <w:r w:rsidR="0051678C" w:rsidRPr="070B60A4">
        <w:t>supplement</w:t>
      </w:r>
      <w:r w:rsidR="00093313" w:rsidRPr="070B60A4">
        <w:t xml:space="preserve"> or </w:t>
      </w:r>
      <w:r w:rsidR="00A9294D">
        <w:t xml:space="preserve">for </w:t>
      </w:r>
      <w:r w:rsidR="00093313" w:rsidRPr="070B60A4">
        <w:t>food fortification</w:t>
      </w:r>
      <w:r w:rsidR="0051678C" w:rsidRPr="070B60A4">
        <w:t>.</w:t>
      </w:r>
      <w:r w:rsidR="00580813" w:rsidRPr="070B60A4">
        <w:t xml:space="preserve"> </w:t>
      </w:r>
      <w:r w:rsidR="3B90C093" w:rsidRPr="070B60A4">
        <w:t>Compared to synthetic folic acid,</w:t>
      </w:r>
      <w:r w:rsidR="49E180AE" w:rsidRPr="070B60A4">
        <w:t xml:space="preserve"> </w:t>
      </w:r>
      <w:r w:rsidR="00FC1725" w:rsidRPr="070B60A4">
        <w:t>M</w:t>
      </w:r>
      <w:r w:rsidR="00580813" w:rsidRPr="070B60A4">
        <w:t>-</w:t>
      </w:r>
      <w:r w:rsidR="00FC1725" w:rsidRPr="070B60A4">
        <w:t>THF offers significant advantages</w:t>
      </w:r>
      <w:r w:rsidR="009244C1" w:rsidRPr="070B60A4">
        <w:t xml:space="preserve"> </w:t>
      </w:r>
      <w:r w:rsidR="002C46DA" w:rsidRPr="070B60A4">
        <w:t xml:space="preserve">in </w:t>
      </w:r>
      <w:r w:rsidR="7ACC1317" w:rsidRPr="070B60A4">
        <w:t>terms</w:t>
      </w:r>
      <w:r w:rsidR="002C46DA" w:rsidRPr="070B60A4">
        <w:t xml:space="preserve"> of </w:t>
      </w:r>
      <w:r w:rsidR="00FC1725" w:rsidRPr="070B60A4">
        <w:t>absorption rates, retaining its effectiveness even when gastrointestinal pH levels are altered. Additionally, its bioavailability remains unaffected by metabolic defects</w:t>
      </w:r>
      <w:r w:rsidR="00B1158C">
        <w:t xml:space="preserve"> </w:t>
      </w:r>
      <w:r>
        <w:fldChar w:fldCharType="begin" w:fldLock="1"/>
      </w:r>
      <w:r w:rsidR="00CB03BE">
        <w:instrText xml:space="preserve"> ADDIN ZOTERO_ITEM CSL_CITATION {"citationID":"ywBHcNtS","properties":{"formattedCitation":"\\super 4\\nosupersub{}","plainCitation":"4","noteIndex":0},"citationItems":[{"id":"qHVHml6D/I28aAp8d","uris":["http://www.mendeley.com/documents/?uuid=73065c7e-2b47-4f00-8a3f-72bbe20bc421"],"itemData":{"DOI":"10.3109/00498254.2013.845705","ISSN":"13665928","PMID":"24494987","abstract":"1.Folate, an essential micronutrient, is a critical cofactor in one-carbon metabolism. Mammals cannot synthesize folate and depend on supplementation to maintain normal levels. Low folate status may be caused by low dietary intake, poor absorption of ingested folate and alteration of folate metabolism due to genetic defects or drug interactions. 2.Folate deficiency has been linked with an increased risk of neural tube defects, cardiovascular disease, cancer and cognitive dysfunction. Most countries have established recommended intakes of folate through folic acid supplements or fortified foods. External supplementation of folate may occur as folic acid, folinic acid or 5-methyltetrahydrofolate (5-MTHF). 3.Naturally occurring 5-MTHF has important advantages over synthetic folic acid-it is well absorbed even when gastrointestinal pH is altered and its bioavailability is not affected by metabolic defects. Using 5-MTHF instead of folic acid reduces the potential for masking haematological symptoms of vitamin B12 deficiency, reduces interactions with drugs that inhibit dihydrofolate reductase and overcomes metabolic defects caused by methylenetetrahydrofolate reductase polymorphism. Use of 5-MTHF also prevents the potential negative effects of unconverted folic acid in the peripheral circulation. 4.We review the evidence for the use of 5-MTHF in preventing folate deficiency. © 2014 Informa UK Ltd.","author":[{"dropping-particle":"","family":"Scaglione","given":"Francesco","non-dropping-particle":"","parse-names":false,"suffix":""},{"dropping-particle":"","family":"Panzavolta","given":"Giscardo","non-dropping-particle":"","parse-names":false,"suffix":""}],"container-title":"Xenobiotica","id":"ITEM-1","issue":"5","issued":{"date-parts":[["2014"]]},"page":"480-488","title":"Folate, folic acid and 5-methyltetrahydrofolate are not the same thing","type":"article-journal","volume":"44"}}],"schema":"https://github.com/citation-style-language/schema/raw/master/csl-citation.json"} </w:instrText>
      </w:r>
      <w:r>
        <w:fldChar w:fldCharType="separate"/>
      </w:r>
      <w:r w:rsidR="00CB03BE" w:rsidRPr="00CB03BE">
        <w:rPr>
          <w:rFonts w:ascii="Calibri" w:hAnsiTheme="minorHAnsi" w:cs="Calibri"/>
          <w:sz w:val="22"/>
          <w:vertAlign w:val="superscript"/>
          <w:lang w:val="en-GB"/>
        </w:rPr>
        <w:t>4</w:t>
      </w:r>
      <w:r>
        <w:fldChar w:fldCharType="end"/>
      </w:r>
      <w:r w:rsidR="00FC1725">
        <w:t>.</w:t>
      </w:r>
      <w:r w:rsidR="006C14B8">
        <w:t xml:space="preserve"> </w:t>
      </w:r>
      <w:del w:id="17" w:author="Kundra  Palni" w:date="2024-08-27T17:30:00Z" w16du:dateUtc="2024-08-27T15:30:00Z">
        <w:r w:rsidR="0065516D" w:rsidRPr="0065516D" w:rsidDel="005B08B8">
          <w:delText>Although humans obtain folate through their diet, the extent to which folate synthesized by gut bacteria contributes to human nutrition remains unclear</w:delText>
        </w:r>
        <w:r w:rsidR="00146753" w:rsidDel="005B08B8">
          <w:delText>.</w:delText>
        </w:r>
      </w:del>
      <w:r w:rsidR="476AF28F">
        <w:t xml:space="preserve"> </w:t>
      </w:r>
      <w:ins w:id="18" w:author="Kundra  Palni" w:date="2024-08-27T17:30:00Z" w16du:dateUtc="2024-08-27T15:30:00Z">
        <w:r w:rsidR="005B08B8">
          <w:t>T</w:t>
        </w:r>
      </w:ins>
      <w:del w:id="19" w:author="Kundra  Palni" w:date="2024-08-27T17:30:00Z" w16du:dateUtc="2024-08-27T15:30:00Z">
        <w:r w:rsidR="476AF28F" w:rsidDel="005B08B8">
          <w:delText>Moreover, t</w:delText>
        </w:r>
      </w:del>
      <w:proofErr w:type="gramStart"/>
      <w:r w:rsidR="476AF28F">
        <w:t>he</w:t>
      </w:r>
      <w:proofErr w:type="gramEnd"/>
      <w:r w:rsidR="476AF28F">
        <w:t xml:space="preserve"> impact </w:t>
      </w:r>
      <w:r w:rsidR="0065516D">
        <w:t xml:space="preserve">of various forms of </w:t>
      </w:r>
      <w:r w:rsidR="476AF28F">
        <w:t>folate</w:t>
      </w:r>
      <w:r w:rsidR="6B44AE9B">
        <w:t xml:space="preserve"> </w:t>
      </w:r>
      <w:r w:rsidR="476AF28F">
        <w:t>on gut bacteria</w:t>
      </w:r>
      <w:r w:rsidR="00A43300">
        <w:t xml:space="preserve"> and microbiota</w:t>
      </w:r>
      <w:r w:rsidR="476AF28F">
        <w:t xml:space="preserve">, </w:t>
      </w:r>
      <w:r w:rsidR="0065516D">
        <w:t xml:space="preserve">both </w:t>
      </w:r>
      <w:r w:rsidR="0065516D" w:rsidRPr="0065516D">
        <w:t>at the individual and community levels</w:t>
      </w:r>
      <w:r w:rsidR="476AF28F">
        <w:t xml:space="preserve">, is yet to be elucidated. </w:t>
      </w:r>
    </w:p>
    <w:p w14:paraId="778551DC" w14:textId="48C3012D" w:rsidR="00146753" w:rsidRDefault="00CF25B9" w:rsidP="00912A05">
      <w:pPr>
        <w:spacing w:before="120" w:after="120" w:line="480" w:lineRule="auto"/>
        <w:contextualSpacing/>
        <w:jc w:val="both"/>
        <w:pPrChange w:id="20" w:author="Kundra  Palni" w:date="2024-09-03T11:47:00Z" w16du:dateUtc="2024-09-03T09:47:00Z">
          <w:pPr>
            <w:spacing w:line="480" w:lineRule="auto"/>
            <w:jc w:val="both"/>
          </w:pPr>
        </w:pPrChange>
      </w:pPr>
      <w:r w:rsidRPr="00CF25B9">
        <w:t>In bacteria, folate serves as a crucial cofactor in one-carbon unit metabolism, participating in essential cellular processes such as serine, thymidylate, purines, and methionine synthesis, as well as in the acetyl-CoA pathway</w:t>
      </w:r>
      <w:r>
        <w:t>,</w:t>
      </w:r>
      <w:r w:rsidR="00146753">
        <w:t xml:space="preserve"> an important catabolic </w:t>
      </w:r>
      <w:r w:rsidR="002771BE">
        <w:t>route</w:t>
      </w:r>
      <w:r w:rsidR="00146753">
        <w:t xml:space="preserve"> in acetogens</w:t>
      </w:r>
      <w:r w:rsidR="002771BE">
        <w:t xml:space="preserve"> known as the </w:t>
      </w:r>
      <w:r w:rsidR="00146753">
        <w:t>Wood–Ljungdahl</w:t>
      </w:r>
      <w:r w:rsidR="00C51C5A">
        <w:t xml:space="preserve"> pathway</w:t>
      </w:r>
      <w:r w:rsidR="00146753">
        <w:t xml:space="preserve"> </w:t>
      </w:r>
      <w:r w:rsidR="00146753">
        <w:fldChar w:fldCharType="begin" w:fldLock="1"/>
      </w:r>
      <w:r w:rsidR="00CB03BE">
        <w:instrText xml:space="preserve"> ADDIN ZOTERO_ITEM CSL_CITATION {"citationID":"V0HKg8sx","properties":{"formattedCitation":"\\super 5,6\\nosupersub{}","plainCitation":"5,6","noteIndex":0},"citationItems":[{"id":"qHVHml6D/oIQKiRBQ","uris":["http://www.mendeley.com/documents/?uuid=b88fe799-5064-4083-b3d0-0bbbbc9271b3"],"itemData":{"DOI":"10.1016/j.bbapap.2008.08.012","ISSN":"15709639","abstract":"Conceptually, the simplest way to synthesize an organic molecule is to construct it one carbon at a time. The Wood-Ljungdahl pathway of CO2 fixation involves this type of stepwise process. The biochemical events that underlie the condensation of two one-carbon units to form the two-carbon compound, acetate, have intrigued chemists, biochemists, and microbiologists for many decades. We begin this review with a description of the biology of acetogenesis. Then, we provide a short history of the important discoveries that have led to the identification of the key components and steps of this usual mechanism of CO and CO2 fixation. In this historical perspective, we have included reflections that hopefully will sketch the landscape of the controversies, hypotheses, and opinions that led to the key experiments and discoveries. We then describe the properties of the genes and enzymes involved in the pathway and conclude with a section describing some major questions that remain unanswered. © 2008 Elsevier B.V. All rights reserved.","author":[{"dropping-particle":"","family":"Ragsdale","given":"Stephen W.","non-dropping-particle":"","parse-names":false,"suffix":""},{"dropping-particle":"","family":"Pierce","given":"Elizabeth","non-dropping-particle":"","parse-names":false,"suffix":""}],"container-title":"Biochimica et Biophysica Acta (BBA) - Proteins and Proteomics","id":"ITEM-1","issue":"12","issued":{"date-parts":[["2008","12"]]},"page":"1873-1898","title":"Acetogenesis and the Wood–Ljungdahl pathway of CO2 fixation","type":"article-journal","volume":"1784"}},{"id":"qHVHml6D/iRHRjXF0","uris":["http://www.mendeley.com/documents/?uuid=7de011ce-4bb3-4c13-bb89-f89454696f17"],"itemData":{"DOI":"10.1002/mnfr.201901271","ISSN":"1613-4125","abstract":"Abstract In patients with inflammatory bowel diseases (IBD), dietary micronutrient intake is low and deficiencies are common. Besides the host, also the gut microbiota require micronutrients and low levels may disturb its functioning. Multi-omics studies indeed detected shifts in micronutrient-dependent microbial pathways in IBD. It is however not clear whether micronutrients may alleviate inflammation directly, by modulating the immune system, or also indirectly, by modulating the structure and function of the gut microbiota. The latter seems of particular interest, since the gut microbiota is one of the future therapeutic targets in IBD. A review of the most recent available literature on relevant micronutrients in context of IBD and gut microbiota was conducted. An overview per relevant micronutrient on its role on gut bacterial growth, metabolism and host?microbe interactions during gut inflammation is provided. Dietary micronutrients have potential to be part of future personalized microbiome-targeted therapies in IBD, considering both the micronutrient status of the host and the gut microbiota. However, cohort studies together with integrated multi-scale studies are needed to understand the mechanisms of micronutrient?microbiome?host interactions in IBD and to evaluate efficacy and safety of dietary micronutrient treatment strategies.","author":[{"dropping-particle":"","family":"Kundra","given":"Palni","non-dropping-particle":"","parse-names":false,"suffix":""},{"dropping-particle":"","family":"Rachmühl","given":"Carole","non-dropping-particle":"","parse-names":false,"suffix":""},{"dropping-particle":"","family":"Lacroix","given":"Christophe","non-dropping-particle":"","parse-names":false,"suffix":""},{"dropping-particle":"","family":"Geirnaert","given":"Annelies","non-dropping-particle":"","parse-names":false,"suffix":""}],"container-title":"Molecular Nutrition &amp; Food Research","id":"ITEM-2","issue":"5","issued":{"date-parts":[["2021","3","25"]]},"note":"https://doi.org/10.1002/mnfr.201901271","page":"1901271","publisher":"John Wiley &amp; Sons, Ltd","title":"Role of Dietary Micronutrients on Gut Microbial Dysbiosis and Modulation in Inflammatory Bowel Disease","type":"article-journal","volume":"65"}}],"schema":"https://github.com/citation-style-language/schema/raw/master/csl-citation.json"} </w:instrText>
      </w:r>
      <w:r w:rsidR="00146753">
        <w:fldChar w:fldCharType="separate"/>
      </w:r>
      <w:r w:rsidR="00CB03BE" w:rsidRPr="00CB03BE">
        <w:rPr>
          <w:rFonts w:ascii="Calibri" w:hAnsiTheme="minorHAnsi" w:cs="Calibri"/>
          <w:sz w:val="22"/>
          <w:vertAlign w:val="superscript"/>
          <w:lang w:val="en-GB"/>
        </w:rPr>
        <w:t>5,6</w:t>
      </w:r>
      <w:r w:rsidR="00146753">
        <w:fldChar w:fldCharType="end"/>
      </w:r>
      <w:r w:rsidR="00146753">
        <w:t xml:space="preserve">. Since </w:t>
      </w:r>
      <w:r w:rsidR="006E4C35">
        <w:t>folate</w:t>
      </w:r>
      <w:r w:rsidR="00146753">
        <w:t xml:space="preserve"> </w:t>
      </w:r>
      <w:r w:rsidR="002771BE">
        <w:t xml:space="preserve">biosynthesis </w:t>
      </w:r>
      <w:r w:rsidR="00146753">
        <w:t xml:space="preserve">is metabolically </w:t>
      </w:r>
      <w:r w:rsidR="002771BE">
        <w:t xml:space="preserve">costly, </w:t>
      </w:r>
      <w:r w:rsidR="00AA4DA2">
        <w:t>involving</w:t>
      </w:r>
      <w:r w:rsidR="00AA4DA2" w:rsidRPr="002771BE">
        <w:t xml:space="preserve"> </w:t>
      </w:r>
      <w:r w:rsidR="002771BE" w:rsidRPr="002771BE">
        <w:t>a complex pathway</w:t>
      </w:r>
      <w:r w:rsidR="002771BE">
        <w:t xml:space="preserve"> </w:t>
      </w:r>
      <w:r w:rsidR="00AA4DA2">
        <w:t>with</w:t>
      </w:r>
      <w:r w:rsidR="00AA4DA2" w:rsidRPr="002771BE">
        <w:t xml:space="preserve"> </w:t>
      </w:r>
      <w:r w:rsidR="002771BE" w:rsidRPr="002771BE">
        <w:t>11 functional genes</w:t>
      </w:r>
      <w:r w:rsidR="002771BE">
        <w:t xml:space="preserve"> </w:t>
      </w:r>
      <w:r w:rsidR="00146753">
        <w:fldChar w:fldCharType="begin" w:fldLock="1"/>
      </w:r>
      <w:r w:rsidR="00CB03BE">
        <w:instrText xml:space="preserve"> ADDIN ZOTERO_ITEM CSL_CITATION {"citationID":"90T9uEP4","properties":{"formattedCitation":"\\super 7\\nosupersub{}","plainCitation":"7","noteIndex":0},"citationItems":[{"id":"qHVHml6D/nyMsML2J","uris":["http://www.mendeley.com/documents/?uuid=f2657225-f08b-4c73-8928-5f001f7e8c23"],"itemData":{"DOI":"10.3389/fgene.2015.00148","ISBN":"1664-8021","ISSN":"16648021","PMID":"25941533","abstract":"The human gut microbiota supplies its host with essential nutrients, including B-vitamins. Using the PubSEED platform, we systematically assessed the genomes of 256 common human gut bacteria for the presence of biosynthesis pathways for eight B-vitamins: biotin, cobalamin, folate, niacin, pantothenate, pyridoxine, riboflavin, and thiamin. On the basis of the presence and absence of genome annotations, we predicted that each of the eight vitamins was produced by 40-65% of the 256 human gut microbes. The distribution of synthesis pathways was diverse; some genomes had all eight biosynthesis pathways, whereas others contained no de novo synthesis pathways. We compared our predictions to experimental data from 16 organisms and found 88% of our predictions to be in agreement with published data. In addition, we identified several pairs of organisms whose vitamin synthesis pathway pattern complemented those of other organisms. This analysis suggests that human gut bacteria actively exchange B-vitamins among each other, thereby enabling the survival of organisms that do not synthesize any of these essential cofactors. This result indicates the co-evolution of the gut microbes in the human gut environment. Our work presents the first comprehensive assessment of the B-vitamin synthesis capabilities of the human gut microbiota. We propose that in addition to diet, the gut microbiota is an important source of B-vitamins, and that changes in the gut microbiota composition can severely affect our dietary B-vitamin requirements.","author":[{"dropping-particle":"","family":"Magnúsdóttir","given":"Stefanía","non-dropping-particle":"","parse-names":false,"suffix":""},{"dropping-particle":"","family":"Ravcheev","given":"Dmitry","non-dropping-particle":"","parse-names":false,"suffix":""},{"dropping-particle":"","family":"Crécy-Lagard","given":"Valérie","non-dropping-particle":"De","parse-names":false,"suffix":""},{"dropping-particle":"","family":"Thiele","given":"Ines","non-dropping-particle":"","parse-names":false,"suffix":""}],"container-title":"Frontiers in Genetics","id":"ITEM-1","issue":"MAR","issued":{"date-parts":[["2015"]]},"page":"148","title":"Systematic genome assessment of B-vitamin biosynthesis suggests cooperation among gut microbes","type":"article-journal","volume":"6"}}],"schema":"https://github.com/citation-style-language/schema/raw/master/csl-citation.json"} </w:instrText>
      </w:r>
      <w:r w:rsidR="00146753">
        <w:fldChar w:fldCharType="separate"/>
      </w:r>
      <w:r w:rsidR="00CB03BE" w:rsidRPr="00CB03BE">
        <w:rPr>
          <w:rFonts w:ascii="Calibri" w:hAnsiTheme="minorHAnsi" w:cs="Calibri"/>
          <w:sz w:val="22"/>
          <w:vertAlign w:val="superscript"/>
          <w:lang w:val="en-GB"/>
        </w:rPr>
        <w:t>7</w:t>
      </w:r>
      <w:r w:rsidR="00146753">
        <w:fldChar w:fldCharType="end"/>
      </w:r>
      <w:r w:rsidR="00146753">
        <w:t xml:space="preserve">, it is hypothesized that </w:t>
      </w:r>
      <w:r w:rsidR="002771BE">
        <w:t xml:space="preserve">within </w:t>
      </w:r>
      <w:r w:rsidR="00146753">
        <w:t xml:space="preserve">microbial communities </w:t>
      </w:r>
      <w:r w:rsidR="002771BE">
        <w:t>like</w:t>
      </w:r>
      <w:r w:rsidR="008613F6">
        <w:t xml:space="preserve"> the </w:t>
      </w:r>
      <w:r w:rsidR="00146753">
        <w:lastRenderedPageBreak/>
        <w:t>human gut</w:t>
      </w:r>
      <w:r w:rsidR="008613F6">
        <w:t xml:space="preserve"> microbiome</w:t>
      </w:r>
      <w:r w:rsidR="00146753">
        <w:t xml:space="preserve">, </w:t>
      </w:r>
      <w:r w:rsidR="006E4C35">
        <w:t>folate</w:t>
      </w:r>
      <w:r w:rsidR="00146753">
        <w:t xml:space="preserve"> is frequently </w:t>
      </w:r>
      <w:r w:rsidR="00362355">
        <w:t xml:space="preserve">exchanged </w:t>
      </w:r>
      <w:r w:rsidR="00146753">
        <w:t xml:space="preserve">between </w:t>
      </w:r>
      <w:r w:rsidR="0057741D">
        <w:t>producers</w:t>
      </w:r>
      <w:r w:rsidR="00146753">
        <w:t xml:space="preserve"> </w:t>
      </w:r>
      <w:r w:rsidR="0057741D">
        <w:t>(</w:t>
      </w:r>
      <w:r w:rsidR="00146753">
        <w:t>prototrophs</w:t>
      </w:r>
      <w:r w:rsidR="0057741D">
        <w:t>)</w:t>
      </w:r>
      <w:r w:rsidR="00146753">
        <w:t xml:space="preserve"> and non-producers </w:t>
      </w:r>
      <w:r w:rsidR="0057741D">
        <w:t>(</w:t>
      </w:r>
      <w:r w:rsidR="00146753">
        <w:t>auxotrophs</w:t>
      </w:r>
      <w:r w:rsidR="0057741D">
        <w:t>)</w:t>
      </w:r>
      <w:r w:rsidR="00146753">
        <w:t xml:space="preserve"> </w:t>
      </w:r>
      <w:r w:rsidR="00146753">
        <w:fldChar w:fldCharType="begin" w:fldLock="1"/>
      </w:r>
      <w:r w:rsidR="00CB03BE">
        <w:instrText xml:space="preserve"> ADDIN ZOTERO_ITEM CSL_CITATION {"citationID":"g7NxP6AE","properties":{"formattedCitation":"\\super 8,9\\nosupersub{}","plainCitation":"8,9","noteIndex":0},"citationItems":[{"id":"qHVHml6D/e0FivKFw","uris":["http://www.mendeley.com/documents/?uuid=6b2fbc17-3279-4144-bb8a-5455a40560c6"],"itemData":{"DOI":"10.1038/ismej.2017.2","ISSN":"1751-7370","PMID":"28186498","abstract":"Many microorganisms are unable to synthesize essential B vitamin-related enzyme cofactors de novo. The underlying mechanisms by which such microbes survive in multi-species communities are largely unknown. We previously reported the near-complete genome sequence of two ~18-member unicyanobacterial microbial consortia that maintain stable membership on defined medium lacking vitamins. Here we have used genome analysis and growth studies on isolates derived from the consortia to reconstruct pathways for biogenesis of eight essential cofactors and predict cofactor usage and precursor exchange in these communities. Our analyses revealed that all but the two Halomonas and cyanobacterial community members were auxotrophic for at least one cofactor. We also observed a mosaic distribution of salvage routes for a variety of cofactor precursors, including those produced by photolysis. Potentially bidirectional transporters were observed to be preferentially in prototrophs, suggesting a mechanism for controlled precursor release. Furthermore, we found that Halomonas sp. do not require cobalamin nor control its synthesis, supporting the hypothesis that they overproduce and export vitamins. Collectively, these observations suggest that the consortia rely on syntrophic metabolism of cofactors as a survival strategy for optimization of metabolic exchange within a shared pool of micronutrients.","author":[{"dropping-particle":"","family":"Romine","given":"Margaret F.","non-dropping-particle":"","parse-names":false,"suffix":""},{"dropping-particle":"","family":"Rodionov","given":"Dmitry A.","non-dropping-particle":"","parse-names":false,"suffix":""},{"dropping-particle":"","family":"Maezato","given":"Yukari","non-dropping-particle":"","parse-names":false,"suffix":""},{"dropping-particle":"","family":"Osterman","given":"Andrei L.","non-dropping-particle":"","parse-names":false,"suffix":""},{"dropping-particle":"","family":"Nelson","given":"William C.","non-dropping-particle":"","parse-names":false,"suffix":""}],"container-title":"The ISME Journal 2017 11:6","id":"ITEM-1","issue":"6","issued":{"date-parts":[["2017","2","10"]]},"page":"1434-1446","publisher":"Nature Publishing Group","title":"Underlying mechanisms for syntrophic metabolism of essential enzyme cofactors in microbial communities","type":"article-journal","volume":"11"}},{"id":"qHVHml6D/Sb6ObqE2","uris":["http://www.mendeley.com/documents/?uuid=53f74805-080d-47d6-8031-6742534dff7b"],"itemData":{"DOI":"10.3389/fmicb.2019.01485","ISSN":"1664-302X","abstract":"Cross-feeding on intermediary and end-point metabolites plays an important role in the dynamic interactions of host-associated microbial communities. While gut microbiota possess inherent resilience to perturbation, variations in the intake of certain nutrients may lead to changes in the community composition with potential consequences on host physiology. Syntrophic relationships and mutualism at the level of major carbon and energy sources have been documented, however relatively little is known about metabolic interactions involving micronutrients, such as B-vitamins, biosynthetic precursors of essential cofactors in the mammalian host and numerous members of the gut microbiota alike. In silico genomic reconstruction and prediction of community-wide metabolic phenotypes for eight major B-vitamins (B1, B2, B3, B5, B6, B7, B9 and B12), suggests that a significant fraction of microbial gut communities (&gt;20% by abundance) are represented by auxotrophic species whose viability is strictly dependent on acquiring one or more B vitamins from diet and/or prototrophic microbes via committed salvage pathways. Here we report the stability of gut microbiota using humanized gnotobiotic mice and in vitro anaerobic fecal culture in the context of extreme variations of dietary B vitamin supply as revealed by phylotype-to-phenotype prediction from 16S rRNA profiling and metabolomic measurements. The observed nearly unaltered relative abundance of auxotrophic species in gut communities in the face of diet or media lacking B vitamins or containing them in great excess (~30-fold above normal) points to a strong contribution of metabolic cooperation (B vitamin exchange and sharing) to the stability of gut bacterial populations.","author":[{"dropping-particle":"","family":"Sharma","given":"Vandana","non-dropping-particle":"","parse-names":false,"suffix":""},{"dropping-particle":"","family":"Rodionov","given":"Dmitry A.","non-dropping-particle":"","parse-names":false,"suffix":""},{"dropping-particle":"","family":"Leyn","given":"Semen A.","non-dropping-particle":"","parse-names":false,"suffix":""},{"dropping-particle":"","family":"Tran","given":"David","non-dropping-particle":"","parse-names":false,"suffix":""},{"dropping-particle":"","family":"Iablokov","given":"Stanislav N.","non-dropping-particle":"","parse-names":false,"suffix":""},{"dropping-particle":"","family":"Ding","given":"Hua","non-dropping-particle":"","parse-names":false,"suffix":""},{"dropping-particle":"","family":"Peterson","given":"Daniel A.","non-dropping-particle":"","parse-names":false,"suffix":""},{"dropping-particle":"","family":"Osterman","given":"Andrei L.","non-dropping-particle":"","parse-names":false,"suffix":""},{"dropping-particle":"","family":"Peterson","given":"Scott N.","non-dropping-particle":"","parse-names":false,"suffix":""}],"container-title":"Frontiers in Microbiology","id":"ITEM-2","issued":{"date-parts":[["2019","7","2"]]},"page":"1485","publisher":"Frontiers","title":"B-Vitamin Sharing Promotes Stability of Gut Microbial Communities","type":"article-journal","volume":"10"}}],"schema":"https://github.com/citation-style-language/schema/raw/master/csl-citation.json"} </w:instrText>
      </w:r>
      <w:r w:rsidR="00146753">
        <w:fldChar w:fldCharType="separate"/>
      </w:r>
      <w:r w:rsidR="00CB03BE" w:rsidRPr="00CB03BE">
        <w:rPr>
          <w:rFonts w:ascii="Calibri" w:hAnsiTheme="minorHAnsi" w:cs="Calibri"/>
          <w:sz w:val="22"/>
          <w:vertAlign w:val="superscript"/>
          <w:lang w:val="en-GB"/>
        </w:rPr>
        <w:t>8,9</w:t>
      </w:r>
      <w:r w:rsidR="00146753">
        <w:fldChar w:fldCharType="end"/>
      </w:r>
      <w:r w:rsidR="00146753">
        <w:t xml:space="preserve">. Indeed, several </w:t>
      </w:r>
      <w:r w:rsidR="00146753" w:rsidRPr="00BF3D18">
        <w:t xml:space="preserve">studies </w:t>
      </w:r>
      <w:r w:rsidR="00146753">
        <w:t xml:space="preserve">have reported the potential of human gut microbial taxa to synthesize </w:t>
      </w:r>
      <w:r w:rsidR="009F2AEE">
        <w:t>folate</w:t>
      </w:r>
      <w:r w:rsidR="00146753">
        <w:t xml:space="preserve"> </w:t>
      </w:r>
      <w:r w:rsidR="00146753">
        <w:fldChar w:fldCharType="begin" w:fldLock="1"/>
      </w:r>
      <w:r w:rsidR="00CB03BE">
        <w:instrText xml:space="preserve"> ADDIN ZOTERO_ITEM CSL_CITATION {"citationID":"iyGpPlTs","properties":{"formattedCitation":"\\super 7,10,11\\nosupersub{}","plainCitation":"7,10,11","noteIndex":0},"citationItems":[{"id":"qHVHml6D/nyMsML2J","uris":["http://www.mendeley.com/documents/?uuid=f2657225-f08b-4c73-8928-5f001f7e8c23"],"itemData":{"DOI":"10.3389/fgene.2015.00148","ISBN":"1664-8021","ISSN":"16648021","PMID":"25941533","abstract":"The human gut microbiota supplies its host with essential nutrients, including B-vitamins. Using the PubSEED platform, we systematically assessed the genomes of 256 common human gut bacteria for the presence of biosynthesis pathways for eight B-vitamins: biotin, cobalamin, folate, niacin, pantothenate, pyridoxine, riboflavin, and thiamin. On the basis of the presence and absence of genome annotations, we predicted that each of the eight vitamins was produced by 40-65% of the 256 human gut microbes. The distribution of synthesis pathways was diverse; some genomes had all eight biosynthesis pathways, whereas others contained no de novo synthesis pathways. We compared our predictions to experimental data from 16 organisms and found 88% of our predictions to be in agreement with published data. In addition, we identified several pairs of organisms whose vitamin synthesis pathway pattern complemented those of other organisms. This analysis suggests that human gut bacteria actively exchange B-vitamins among each other, thereby enabling the survival of organisms that do not synthesize any of these essential cofactors. This result indicates the co-evolution of the gut microbes in the human gut environment. Our work presents the first comprehensive assessment of the B-vitamin synthesis capabilities of the human gut microbiota. We propose that in addition to diet, the gut microbiota is an important source of B-vitamins, and that changes in the gut microbiota composition can severely affect our dietary B-vitamin requirements.","author":[{"dropping-particle":"","family":"Magnúsdóttir","given":"Stefanía","non-dropping-particle":"","parse-names":false,"suffix":""},{"dropping-particle":"","family":"Ravcheev","given":"Dmitry","non-dropping-particle":"","parse-names":false,"suffix":""},{"dropping-particle":"","family":"Crécy-Lagard","given":"Valérie","non-dropping-particle":"De","parse-names":false,"suffix":""},{"dropping-particle":"","family":"Thiele","given":"Ines","non-dropping-particle":"","parse-names":false,"suffix":""}],"container-title":"Frontiers in Genetics","id":"ITEM-1","issue":"MAR","issued":{"date-parts":[["2015"]]},"page":"148","title":"Systematic genome assessment of B-vitamin biosynthesis suggests cooperation among gut microbes","type":"article-journal","volume":"6"}},{"id":"qHVHml6D/DapmoNUE","uris":["http://www.mendeley.com/documents/?uuid=5a5c576f-2437-472d-be80-71f8364faa2a"],"itemData":{"DOI":"10.3389/FMICB.2019.02305","ISSN":"1664302X","abstract":"Microbial metabolites, including B complex vitamins contribute to diverse aspects of human health. Folate, or vitamin B9, refers to a broad category of biomolecules that include pterin, para-aminobenzoic acid (pABA), and glutamate subunits. Folates are required for DNA synthesis and epigenetic regulation. In addition to dietary nutrients, the gut microbiota has been recognized as a source of B complex vitamins, including folate. This study evaluated the predicted folate synthesis capabilities in the genomes of human commensal microbes identified in the Human Microbiome Project and folate production by representative strains of six human intestinal bacterial phyla. Bacterial folate synthesis genes were ubiquitous across 512 gastrointestinal reference genomes with 13% of the genomes containing all genes required for complete de novo folate synthesis. An additional 39% of the genomes had the genetic capacity to synthesize folates in the presence of pABA, an upstream intermediate that can be obtained through diet or from other intestinal microbes. Bacterial folate synthesis was assessed during exponential and stationary phase growth through the evaluation of expression of select folate synthesis genes, quantification of total folate production, and analysis of folate polyglutamylation. Increased expression of key folate synthesis genes was apparent in exponential phase, and increased folate polyglutamylation occurred during late stationary phase. Of the folate producers, we focused on the commensal Lactobacillus reuteri to examine host–microbe interactions in relation to folate and examined folate receptors in the physiologically relevant human enteroid model. RNAseq data revealed segment-specific folate receptor distribution. Treatment of human colonoid monolayers with conditioned media (CM) from wild-type L. reuteri did not influence the expression of key folate transporters proton-coupled folate transporter (PCFT) or reduced folate carrier (RFC). However, CM from L. reuteri containing a site-specific inactivation of the folC gene, which prevents the bacteria from synthesizing a polyglutamate tail on folate, significantly upregulated RFC expression. No effects were observed using L. reuteri with a site inactivation of folC2, which results in no folate production. This work sheds light on the contributions of microbial folate to overall folate status and mammalian host metabolism.","author":[{"dropping-particle":"","family":"Engevik","given":"Melinda A.","non-dropping-particle":"","parse-names":false,"suffix":""},{"dropping-particle":"","family":"Morra","given":"Christina N.","non-dropping-particle":"","parse-names":false,"suffix":""},{"dropping-particle":"","family":"Röth","given":"Daniel","non-dropping-particle":"","parse-names":false,"suffix":""},{"dropping-particle":"","family":"Engevik","given":"Kristen","non-dropping-particle":"","parse-names":false,"suffix":""},{"dropping-particle":"","family":"Spinler","given":"Jennifer K.","non-dropping-particle":"","parse-names":false,"suffix":""},{"dropping-particle":"","family":"Devaraj","given":"Sridevi","non-dropping-particle":"","parse-names":false,"suffix":""},{"dropping-particle":"","family":"Crawford","given":"Sue E.","non-dropping-particle":"","parse-names":false,"suffix":""},{"dropping-particle":"","family":"Estes","given":"Mary K.","non-dropping-particle":"","parse-names":false,"suffix":""},{"dropping-particle":"","family":"Kalkum","given":"Markus","non-dropping-particle":"","parse-names":false,"suffix":""},{"dropping-particle":"","family":"Versalovic","given":"James","non-dropping-particle":"","parse-names":false,"suffix":""}],"container-title":"Frontiers in Microbiology","id":"ITEM-2","issued":{"date-parts":[["2019","10","9"]]},"page":"2305","publisher":"Frontiers Media S.A.","title":"Microbial Metabolic Capacity for Intestinal Folate Production and Modulation of Host Folate Receptors","type":"article-journal","volume":"10"}},{"id":"qHVHml6D/TdRejFIe","uris":["http://www.mendeley.com/documents/?uuid=0f070ce5-d482-4ca1-ad64-499825924f08"],"itemData":{"DOI":"10.3389/fmicb.2019.01316","ISSN":"1664-302X","abstract":"The human gut microbiome harbors a diverse array of metabolic pathways contributing to its development and homeostasis via a complex web of diet-dependent metabolic interactions within the microbial community and host. Genomics-based reconstruction and predictive modeling of these interactions would provide a framework for diagnostics and treatment of dysbiosis-related syndromes via rational selection of therapeutic prebiotics and dietary nutrients. Of particular interest are micronutrients, such as B-group vitamins, precursors of indispensable metabolic cofactors, that are produced de novo by some gut bacteria (prototrophs) but must be provided exogenously in the diet for many other bacterial species (auxotrophs) as well as for the mammalian host. Cross-feeding of B vitamins between prototrophic and auxotrophic species is expected to strongly contribute to the homeostasis of microbial communities in the distal gut given the efficient absorption of dietary vitamins in the upper gastrointestinal tract. To confidently estimate the balance of microbiome micronutrient biosynthetic capabilities and requirements using available genomic data, we have performed a subsystems-based reconstruction of biogenesis, salvage and uptake for eight B vitamins and queuosine over a reference set of 2,228 bacterial genomes representing 690 cultured species of the human gastrointestinal microbiota. This allowed us to classify the studied organisms with respect to their pathway variants and infer their prototrophic vs auxotrophic phenotypes. In addition to canonical vitamin pathways, several conserved partial pathways were identified pointing to alternative routes of syntrophic metabolism and expanding a microbial vitamin “menu” by several pathway intermediates (vitamers) such as thiazole, quinolinate, dethiobiotin, pantoate. A cross-species comparison was applied to assess the extent of conservation of vitamin phenotypes at distinct taxonomic levels (from strains to families). The obtained reference collection combined with 16S rRNA-based phylogenetic profiles was used to deduce phenotype profiles of human gut microbiota across in two large cohorts. This analysis provided the first estimate of B-vitamin requirements, production and sharing capabilities in the human gut microbiome establishing predictive phenotype profiling as a new approach to classification of microbiome samples. Future expansion of our reference genomic collection of metabolic phenotypes will allow further …","author":[{"dropping-particle":"","family":"Rodionov","given":"Dmitry A.","non-dropping-particle":"","parse-names":false,"suffix":""},{"dropping-particle":"","family":"Arzamasov","given":"Aleksandr A.","non-dropping-particle":"","parse-names":false,"suffix":""},{"dropping-particle":"","family":"Khoroshkin","given":"Matvei S.","non-dropping-particle":"","parse-names":false,"suffix":""},{"dropping-particle":"","family":"Iablokov","given":"Stanislav N.","non-dropping-particle":"","parse-names":false,"suffix":""},{"dropping-particle":"","family":"Leyn","given":"Semen A.","non-dropping-particle":"","parse-names":false,"suffix":""},{"dropping-particle":"","family":"Peterson","given":"Scott N.","non-dropping-particle":"","parse-names":false,"suffix":""},{"dropping-particle":"","family":"Novichkov","given":"Pavel S.","non-dropping-particle":"","parse-names":false,"suffix":""},{"dropping-particle":"","family":"Osterman","given":"Andrei L.","non-dropping-particle":"","parse-names":false,"suffix":""}],"container-title":"Frontiers in Microbiology","id":"ITEM-3","issued":{"date-parts":[["2019","6","12"]]},"page":"1316","publisher":"Frontiers","title":"Micronutrient Requirements and Sharing Capabilities of the Human Gut Microbiome","type":"article-journal","volume":"10"}}],"schema":"https://github.com/citation-style-language/schema/raw/master/csl-citation.json"} </w:instrText>
      </w:r>
      <w:r w:rsidR="00146753">
        <w:fldChar w:fldCharType="separate"/>
      </w:r>
      <w:r w:rsidR="00CB03BE" w:rsidRPr="00CB03BE">
        <w:rPr>
          <w:rFonts w:ascii="Calibri" w:hAnsiTheme="minorHAnsi" w:cs="Calibri"/>
          <w:sz w:val="22"/>
          <w:vertAlign w:val="superscript"/>
          <w:lang w:val="en-GB"/>
        </w:rPr>
        <w:t>7,10,11</w:t>
      </w:r>
      <w:r w:rsidR="00146753">
        <w:fldChar w:fldCharType="end"/>
      </w:r>
      <w:r w:rsidR="00146753">
        <w:t>. However,</w:t>
      </w:r>
      <w:r w:rsidR="00CD7514">
        <w:t xml:space="preserve"> the </w:t>
      </w:r>
      <w:r w:rsidR="00CD7514" w:rsidRPr="070B60A4">
        <w:rPr>
          <w:i/>
          <w:iCs/>
        </w:rPr>
        <w:t>in vitro</w:t>
      </w:r>
      <w:r w:rsidR="00CD7514">
        <w:t xml:space="preserve"> demonstration of </w:t>
      </w:r>
      <w:r w:rsidR="00BF3D18">
        <w:t xml:space="preserve">the production of </w:t>
      </w:r>
      <w:r w:rsidR="00BF75B5">
        <w:t>diverse</w:t>
      </w:r>
      <w:r w:rsidR="00362355">
        <w:t xml:space="preserve"> </w:t>
      </w:r>
      <w:r w:rsidR="00BF3D18">
        <w:t xml:space="preserve">folate </w:t>
      </w:r>
      <w:r w:rsidR="00CD7514">
        <w:t>forms</w:t>
      </w:r>
      <w:r w:rsidR="00146753">
        <w:t xml:space="preserve"> by prototrophic gut microbes </w:t>
      </w:r>
      <w:r w:rsidR="00F25359">
        <w:t>are</w:t>
      </w:r>
      <w:r w:rsidR="00CD7514">
        <w:t xml:space="preserve"> </w:t>
      </w:r>
      <w:r w:rsidR="00146753">
        <w:t>still lacking.</w:t>
      </w:r>
    </w:p>
    <w:p w14:paraId="50A26BA4" w14:textId="3757BABC" w:rsidR="00146753" w:rsidRDefault="00F25359" w:rsidP="00912A05">
      <w:pPr>
        <w:spacing w:before="120" w:after="120" w:line="480" w:lineRule="auto"/>
        <w:contextualSpacing/>
        <w:jc w:val="both"/>
        <w:pPrChange w:id="21" w:author="Kundra  Palni" w:date="2024-09-03T11:47:00Z" w16du:dateUtc="2024-09-03T09:47:00Z">
          <w:pPr>
            <w:spacing w:line="480" w:lineRule="auto"/>
            <w:jc w:val="both"/>
          </w:pPr>
        </w:pPrChange>
      </w:pPr>
      <w:r>
        <w:t>Withi</w:t>
      </w:r>
      <w:r w:rsidR="74F9CB2C">
        <w:t xml:space="preserve">n the human gut </w:t>
      </w:r>
      <w:r>
        <w:t>microbiota community</w:t>
      </w:r>
      <w:r w:rsidR="00146753">
        <w:t xml:space="preserve">, increased intake of </w:t>
      </w:r>
      <w:r w:rsidR="00652603">
        <w:t>folate</w:t>
      </w:r>
      <w:r w:rsidR="00146753">
        <w:t xml:space="preserve"> was positively associated with a higher abundance of </w:t>
      </w:r>
      <w:r w:rsidR="00146753" w:rsidRPr="070B60A4">
        <w:rPr>
          <w:i/>
          <w:iCs/>
        </w:rPr>
        <w:t>Faecalibacterium</w:t>
      </w:r>
      <w:r w:rsidR="00146753">
        <w:t xml:space="preserve">, </w:t>
      </w:r>
      <w:r w:rsidR="00146753" w:rsidRPr="070B60A4">
        <w:rPr>
          <w:i/>
          <w:iCs/>
        </w:rPr>
        <w:t>Akkermansia</w:t>
      </w:r>
      <w:r w:rsidR="00146753">
        <w:t xml:space="preserve"> and </w:t>
      </w:r>
      <w:r w:rsidR="00146753" w:rsidRPr="070B60A4">
        <w:rPr>
          <w:i/>
          <w:iCs/>
        </w:rPr>
        <w:t>Roseburia</w:t>
      </w:r>
      <w:r w:rsidR="00146753">
        <w:t xml:space="preserve"> genus, as </w:t>
      </w:r>
      <w:r w:rsidR="001F3D1D">
        <w:t xml:space="preserve">observed in </w:t>
      </w:r>
      <w:r w:rsidR="00146753">
        <w:t xml:space="preserve">mucosal and colonic </w:t>
      </w:r>
      <w:r w:rsidR="001F3D1D">
        <w:t xml:space="preserve">biopsy </w:t>
      </w:r>
      <w:r w:rsidR="00146753">
        <w:t>sample</w:t>
      </w:r>
      <w:r w:rsidR="001F3D1D">
        <w:t>s</w:t>
      </w:r>
      <w:r w:rsidR="00146753">
        <w:t xml:space="preserve"> </w:t>
      </w:r>
      <w:r w:rsidR="00146753">
        <w:fldChar w:fldCharType="begin" w:fldLock="1"/>
      </w:r>
      <w:r w:rsidR="00CB03BE">
        <w:instrText xml:space="preserve"> ADDIN ZOTERO_ITEM CSL_CITATION {"citationID":"IFXlNYtG","properties":{"formattedCitation":"\\super 12\\nosupersub{}","plainCitation":"12","noteIndex":0},"citationItems":[{"id":"qHVHml6D/71ECwEeq","uris":["http://www.mendeley.com/documents/?uuid=2f34f81b-fbf8-459e-b288-44207f808d24"],"itemData":{"DOI":"10.3390/nu11030613","ISSN":"20726643","PMID":"30871224","abstract":"One carbon (1C) metabolism nutrients influence epigenetic regulation and they are supplied by diet and synthesized by gut microbiota. We examined the association between dietary consumption of methyl donors (methionine, betaine and choline) and B vitamins (folate, B2, B6, and B12) and the community composition and structure of the colonic mucosa-associated gut microbiota determined by 16S rRNA gene sequencing in 97 colonic biopsies of 35 men. We used the food frequency questionnaire to assess daily consumption of nutrients, and the UPARSE and SILVA databases for operational taxonomic unit classification. The difference in bacterial diversity and taxonomic relative abundance were compared between low versus high consumption of these nutrients. False discover rate (FDR) adjusted p value &lt; 0.05 indicated statistical significance. The bacterial richness and composition differed significantly by the consumption of folate and B vitamins (p &lt; 0.001). Compared with higher consumption, a lower consumption of these nutrients was associated with a lower abundance of Akkermansia (folate), Roseburia (vitamin B2), and Faecalibacterium (vitamins B2, B6, and B12) but a higher abundance of Erysipelatoclostridium (vitamin B2) (FDR p values &lt; 0.05). The community composition and structure of the colonic bacteria differed significantly by dietary consumption of folate and B vitamins.","author":[{"dropping-particle":"","family":"Gurwara","given":"Shawn","non-dropping-particle":"","parse-names":false,"suffix":""},{"dropping-particle":"","family":"Ajami","given":"Nadim J.","non-dropping-particle":"","parse-names":false,"suffix":""},{"dropping-particle":"","family":"Jang","given":"Albert","non-dropping-particle":"","parse-names":false,"suffix":""},{"dropping-particle":"","family":"Hessel","given":"Frances C.","non-dropping-particle":"","parse-names":false,"suffix":""},{"dropping-particle":"","family":"Chen","given":"Liang","non-dropping-particle":"","parse-names":false,"suffix":""},{"dropping-particle":"","family":"Plew","given":"Sarah","non-dropping-particle":"","parse-names":false,"suffix":""},{"dropping-particle":"","family":"Wang","given":"Zhensheng","non-dropping-particle":"","parse-names":false,"suffix":""},{"dropping-particle":"","family":"Graham","given":"David Y.","non-dropping-particle":"","parse-names":false,"suffix":""},{"dropping-particle":"","family":"Hair","given":"Clark","non-dropping-particle":"","parse-names":false,"suffix":""},{"dropping-particle":"","family":"White","given":"Donna L.","non-dropping-particle":"","parse-names":false,"suffix":""},{"dropping-particle":"","family":"Kramer","given":"Jennifer","non-dropping-particle":"","parse-names":false,"suffix":""},{"dropping-particle":"","family":"Kourkoumpetis","given":"Themistoklis","non-dropping-particle":"","parse-names":false,"suffix":""},{"dropping-particle":"","family":"Hoffman","given":"Kristi","non-dropping-particle":"","parse-names":false,"suffix":""},{"dropping-particle":"","family":"Cole","given":"Rhonda","non-dropping-particle":"","parse-names":false,"suffix":""},{"dropping-particle":"","family":"Hou","given":"Jason","non-dropping-particle":"","parse-names":false,"suffix":""},{"dropping-particle":"","family":"Husain","given":"Nisreen","non-dropping-particle":"","parse-names":false,"suffix":""},{"dropping-particle":"","family":"Jarbrink-Sehgal","given":"Maria","non-dropping-particle":"","parse-names":false,"suffix":""},{"dropping-particle":"","family":"Hernaez","given":"Ruben","non-dropping-particle":"","parse-names":false,"suffix":""},{"dropping-particle":"","family":"Kanwal","given":"Fasiha","non-dropping-particle":"","parse-names":false,"suffix":""},{"dropping-particle":"","family":"Ketwaroo","given":"Gyanprakash","non-dropping-particle":"","parse-names":false,"suffix":""},{"dropping-particle":"","family":"Shah","given":"Rajesh","non-dropping-particle":"","parse-names":false,"suffix":""},{"dropping-particle":"","family":"Velez","given":"Maria","non-dropping-particle":"","parse-names":false,"suffix":""},{"dropping-particle":"","family":"Natarajan","given":"Yamini","non-dropping-particle":"","parse-names":false,"suffix":""},{"dropping-particle":"","family":"El-Serag","given":"Hashem B.","non-dropping-particle":"","parse-names":false,"suffix":""},{"dropping-particle":"","family":"Petrosino","given":"Joseph F.","non-dropping-particle":"","parse-names":false,"suffix":""},{"dropping-particle":"","family":"Jiao","given":"Li","non-dropping-particle":"","parse-names":false,"suffix":""}],"container-title":"Nutrients","id":"ITEM-1","issue":"3","issued":{"date-parts":[["2019"]]},"title":"Dietary nutrients involved in one-carbon metabolism and colonic mucosa-associated gut microbiome in individuals with an endoscopically normal colon","type":"article-journal","volume":"11"}}],"schema":"https://github.com/citation-style-language/schema/raw/master/csl-citation.json"} </w:instrText>
      </w:r>
      <w:r w:rsidR="00146753">
        <w:fldChar w:fldCharType="separate"/>
      </w:r>
      <w:r w:rsidR="00CB03BE" w:rsidRPr="00CB03BE">
        <w:rPr>
          <w:rFonts w:ascii="Calibri" w:hAnsiTheme="minorHAnsi" w:cs="Calibri"/>
          <w:sz w:val="22"/>
          <w:vertAlign w:val="superscript"/>
          <w:lang w:val="en-GB"/>
        </w:rPr>
        <w:t>12</w:t>
      </w:r>
      <w:r w:rsidR="00146753">
        <w:fldChar w:fldCharType="end"/>
      </w:r>
      <w:r w:rsidR="00146753">
        <w:t>.</w:t>
      </w:r>
      <w:r w:rsidR="001F3D1D">
        <w:t xml:space="preserve"> Notably,</w:t>
      </w:r>
      <w:r w:rsidR="00146753" w:rsidRPr="070B60A4">
        <w:rPr>
          <w:i/>
          <w:iCs/>
        </w:rPr>
        <w:t xml:space="preserve"> Roseburia intestinalis</w:t>
      </w:r>
      <w:r w:rsidR="00146753">
        <w:t xml:space="preserve"> is a prevalent butyrate producer of the </w:t>
      </w:r>
      <w:r w:rsidR="00B42825">
        <w:t xml:space="preserve">healthy adult </w:t>
      </w:r>
      <w:r w:rsidR="00146753">
        <w:t xml:space="preserve">human gut </w:t>
      </w:r>
      <w:r w:rsidR="15B9667F">
        <w:t>microbiota</w:t>
      </w:r>
      <w:r w:rsidR="001F3D1D">
        <w:t xml:space="preserve">, ranking among </w:t>
      </w:r>
      <w:r w:rsidR="00146753">
        <w:t xml:space="preserve">the top 20 most abundant species with an average relative abundance of 2.3% </w:t>
      </w:r>
      <w:r w:rsidR="00146753">
        <w:fldChar w:fldCharType="begin" w:fldLock="1"/>
      </w:r>
      <w:r w:rsidR="00CB03BE">
        <w:instrText xml:space="preserve"> ADDIN ZOTERO_ITEM CSL_CITATION {"citationID":"zxzm2dle","properties":{"formattedCitation":"\\super 13\\nosupersub{}","plainCitation":"13","noteIndex":0},"citationItems":[{"id":"qHVHml6D/n39CgrsY","uris":["http://www.mendeley.com/documents/?uuid=1647ab04-7374-4692-b8f5-289f34413ed8"],"itemData":{"DOI":"10.3389/FCIMB.2021.757718","ISSN":"22352988","PMID":"34881193","abstract":"Roseburia intestinalis is an anaerobic, Gram-positive, slightly curved rod-shaped flagellated bacterium that produces butyrate in the colon. R. intestinalis has been shown to prevent intestinal inflammation and maintain energy homeostasis by producing metabolites. Evidence shows that this bacterium contributes to various diseases, such as inflammatory bowel disease, type 2 diabetes mellitus, antiphospholipid syndrome, and atherosclerosis. This review reveals the potential therapeutic role of R. intestinalis in human diseases. Patients with inflammatory bowel disease exhibit significant changes in R. intestinalis abundance, and they may benefit a lot from modulations targeting R. intestinalis. The data reviewed here demonstrate that R. intestinalis plays its role in regulating barrier homeostasis, immune cells, and cytokine release through its metabolite butyrate, flagellin and other. Recent advancements in the application of primary culture technology, culture omics, single-cell sequencing, and metabonomics technology have improved research on Roseburia and revealed the benefits of this bacterium in human health and disease treatment.","author":[{"dropping-particle":"","family":"Nie","given":"Kai","non-dropping-particle":"","parse-names":false,"suffix":""},{"dropping-particle":"","family":"Ma","given":"Kejia","non-dropping-particle":"","parse-names":false,"suffix":""},{"dropping-particle":"","family":"Luo","given":"Weiwei","non-dropping-particle":"","parse-names":false,"suffix":""},{"dropping-particle":"","family":"Shen","given":"Zhaohua","non-dropping-particle":"","parse-names":false,"suffix":""},{"dropping-particle":"","family":"Yang","given":"Zhenyu","non-dropping-particle":"","parse-names":false,"suffix":""},{"dropping-particle":"","family":"Xiao","given":"Mengwei","non-dropping-particle":"","parse-names":false,"suffix":""},{"dropping-particle":"","family":"Tong","given":"Ting","non-dropping-particle":"","parse-names":false,"suffix":""},{"dropping-particle":"","family":"Yang","given":"Yuanyuan","non-dropping-particle":"","parse-names":false,"suffix":""},{"dropping-particle":"","family":"Wang","given":"Xiaoyan","non-dropping-particle":"","parse-names":false,"suffix":""}],"container-title":"Frontiers in Cellular and Infection Microbiology","id":"ITEM-1","issued":{"date-parts":[["2021","11","22"]]},"page":"1147","publisher":"Frontiers Media S.A.","title":"Roseburia intestinalis: A Beneficial Gut Organism From the Discoveries in Genus and Species","type":"article-journal","volume":"11"}}],"schema":"https://github.com/citation-style-language/schema/raw/master/csl-citation.json"} </w:instrText>
      </w:r>
      <w:r w:rsidR="00146753">
        <w:fldChar w:fldCharType="separate"/>
      </w:r>
      <w:r w:rsidR="00CB03BE" w:rsidRPr="00CB03BE">
        <w:rPr>
          <w:rFonts w:ascii="Calibri" w:hAnsiTheme="minorHAnsi" w:cs="Calibri"/>
          <w:sz w:val="22"/>
          <w:vertAlign w:val="superscript"/>
          <w:lang w:val="en-GB"/>
        </w:rPr>
        <w:t>13</w:t>
      </w:r>
      <w:r w:rsidR="00146753">
        <w:fldChar w:fldCharType="end"/>
      </w:r>
      <w:r w:rsidR="00146753">
        <w:t xml:space="preserve">. </w:t>
      </w:r>
      <w:r w:rsidR="00146753" w:rsidRPr="070B60A4">
        <w:rPr>
          <w:i/>
          <w:iCs/>
        </w:rPr>
        <w:t>R</w:t>
      </w:r>
      <w:r w:rsidR="00146753">
        <w:t>.</w:t>
      </w:r>
      <w:r w:rsidR="00146753" w:rsidRPr="070B60A4">
        <w:rPr>
          <w:i/>
          <w:iCs/>
        </w:rPr>
        <w:t xml:space="preserve"> intestinalis</w:t>
      </w:r>
      <w:r w:rsidR="00146753">
        <w:t xml:space="preserve"> has been recently proposed as a potential biomarker of gut health and a </w:t>
      </w:r>
      <w:r w:rsidR="00D15C81">
        <w:t xml:space="preserve">candidate for </w:t>
      </w:r>
      <w:r w:rsidR="00146753">
        <w:t>next</w:t>
      </w:r>
      <w:r w:rsidR="009D4D22">
        <w:t>-</w:t>
      </w:r>
      <w:r w:rsidR="00146753">
        <w:t xml:space="preserve">generation probiotic in live biotherapeutic </w:t>
      </w:r>
      <w:r w:rsidR="00D15C81">
        <w:t xml:space="preserve">products </w:t>
      </w:r>
      <w:r w:rsidR="00146753">
        <w:t xml:space="preserve">due to its association with a healthy gut and its correlation with improved outcomes in conditions such as atherosclerosis, alcohol-related liver diseases, colitis, and colorectal cancer </w:t>
      </w:r>
      <w:r w:rsidR="00146753">
        <w:fldChar w:fldCharType="begin" w:fldLock="1"/>
      </w:r>
      <w:r w:rsidR="00CB03BE">
        <w:instrText xml:space="preserve"> ADDIN ZOTERO_ITEM CSL_CITATION {"citationID":"RbEKftZU","properties":{"formattedCitation":"\\super 14\\nosupersub{}","plainCitation":"14","noteIndex":0},"citationItems":[{"id":"qHVHml6D/KnihVaHB","uris":["http://www.mendeley.com/documents/?uuid=9b063790-27e2-4c82-92cb-ccb120fc2093"],"itemData":{"DOI":"10.3389/FMICB.2022.973046","ISSN":"1664302X","abstract":"Roseburia intestinalis is an anaerobic bacterium that produces butyric acid and belongs to the phylum Firmicutes. There is increasing evidence that this bacterium has positive effects on several diseases, including inflammatory bowel disease, atherosclerosis, alcoholic fatty liver, colorectal cancer, and metabolic syndrome, making it a potential “Next Generation Probiotic.” We investigated the genomic characteristics, probiotic properties, cytotoxicity, oral toxicity, colonization characteristics of the bacterium, and its effect on the gut microbiota. The genome contains few genes encoding virulence factors, three clustered regularly interspaced short palindromic repeat (CRISPR) sequences, two Cas genes, no toxic biogenic amine synthesis genes, and several essential amino acid and vitamin synthesis genes. Seven prophages and 41 genomic islands were predicted. In addition to a bacteriocin (Zoocin A), the bacterium encodes four metabolic gene clusters that synthesize short-chain fatty acids and 222 carbohydrate-active enzyme modules. This bacterium is sensitive to antibiotics specified by the European Food Safety Authority, does not exhibit hemolytic or gelatinase activity, and exhibits some acid resistance. R. intestinalis adheres to intestinal epithelial cells and inhibits the invasion of certain pathogens. In vitro experiments showed that the bacterium was not cytotoxic. R. intestinalis did not affect the diversity or abundance of the gut flora. Using the fluorescent labelling method, we discovered that R. intestinalis colonizes the cecum and mucus of the colon. An oral toxicity study did not reveal any obvious adverse effects. The lethal dose (LD)50 of R. intestinalis exceeded 1.9 × 109 colony forming units (CFU)/kg, whereas the no observed adverse effect level (NOAEL) derived from this study was 1.32 × 109 CFU/kg/day for 28 days. The current research shows that, R. intestinalis is a suitable next-generation probiotic considering its probiotic properties and safety.","author":[{"dropping-particle":"","family":"Zhang","given":"Chao","non-dropping-particle":"","parse-names":false,"suffix":""},{"dropping-particle":"","family":"Ma","given":"Kejia","non-dropping-particle":"","parse-names":false,"suffix":""},{"dropping-particle":"","family":"Nie","given":"Kai","non-dropping-particle":"","parse-names":false,"suffix":""},{"dropping-particle":"","family":"Deng","given":"Minzi","non-dropping-particle":"","parse-names":false,"suffix":""},{"dropping-particle":"","family":"Luo","given":"Weiwei","non-dropping-particle":"","parse-names":false,"suffix":""},{"dropping-particle":"","family":"Wu","given":"Xing","non-dropping-particle":"","parse-names":false,"suffix":""},{"dropping-particle":"","family":"Huang","given":"Yujun","non-dropping-particle":"","parse-names":false,"suffix":""},{"dropping-particle":"","family":"Wang","given":"Xiaoyan","non-dropping-particle":"","parse-names":false,"suffix":""}],"container-title":"Frontiers in Microbiology","id":"ITEM-1","issued":{"date-parts":[["2022","9","8"]]},"publisher":"Frontiers Media S.A.","title":"Assessment of the safety and probiotic properties of Roseburia intestinalis: A potential “Next Generation Probiotic”","type":"article-journal","volume":"13"}}],"schema":"https://github.com/citation-style-language/schema/raw/master/csl-citation.json"} </w:instrText>
      </w:r>
      <w:r w:rsidR="00146753">
        <w:fldChar w:fldCharType="separate"/>
      </w:r>
      <w:r w:rsidR="00CB03BE" w:rsidRPr="00CB03BE">
        <w:rPr>
          <w:rFonts w:ascii="Calibri" w:hAnsiTheme="minorHAnsi" w:cs="Calibri"/>
          <w:sz w:val="22"/>
          <w:vertAlign w:val="superscript"/>
          <w:lang w:val="en-GB"/>
        </w:rPr>
        <w:t>14</w:t>
      </w:r>
      <w:r w:rsidR="00146753">
        <w:fldChar w:fldCharType="end"/>
      </w:r>
      <w:r w:rsidR="00146753">
        <w:t xml:space="preserve">. </w:t>
      </w:r>
      <w:r w:rsidR="00D15C81">
        <w:t xml:space="preserve">Genomic </w:t>
      </w:r>
      <w:r w:rsidR="00146753">
        <w:t xml:space="preserve">analysis </w:t>
      </w:r>
      <w:r w:rsidR="00D15C81">
        <w:t xml:space="preserve">indicates </w:t>
      </w:r>
      <w:r w:rsidR="00146753">
        <w:t xml:space="preserve">that </w:t>
      </w:r>
      <w:r w:rsidR="00146753" w:rsidRPr="070B60A4">
        <w:rPr>
          <w:i/>
          <w:iCs/>
        </w:rPr>
        <w:t>R. intestinalis</w:t>
      </w:r>
      <w:r w:rsidR="00146753" w:rsidRPr="070B60A4">
        <w:t xml:space="preserve"> </w:t>
      </w:r>
      <w:r w:rsidR="00D15C81" w:rsidRPr="00D15C81">
        <w:t>lacks the capability to synthesize folate</w:t>
      </w:r>
      <w:r w:rsidR="00D15C81">
        <w:t xml:space="preserve"> </w:t>
      </w:r>
      <w:r w:rsidR="00146753" w:rsidRPr="070B60A4">
        <w:fldChar w:fldCharType="begin" w:fldLock="1"/>
      </w:r>
      <w:r w:rsidR="00CB03BE">
        <w:instrText xml:space="preserve"> ADDIN ZOTERO_ITEM CSL_CITATION {"citationID":"HGIpfdzF","properties":{"formattedCitation":"\\super 15\\nosupersub{}","plainCitation":"15","noteIndex":0},"citationItems":[{"id":"qHVHml6D/YUIBCFnn","uris":["http://www.mendeley.com/documents/?uuid=9fd844e0-d629-405f-b6c2-3d63e7d78904"],"itemData":{"DOI":"10.1099/mgen.0.000399","ISSN":"20575858","PMID":"32589566","abstract":"Roseburia species are important denizens of the human gut microbiome that ferment complex polysaccharides to butyrate as a terminal fermentation product, which influences human physiology and serves as an energy source for colonocytes. Previous comparative genomics analyses of the genus Roseburia have examined polysaccharide degradation genes. Here, we character-ize the core and pangenomes of the genus Roseburia with respect to central carbon and energy metabolism, as well as biosyn-thesis of amino acids and B vitamins using orthology-based methods, uncovering significant differences among species in their biosynthetic capacities. Variation in gene content among Roseburia species and strains was most significant for cofactor bio-synthesis. Unlike all other species of Roseburia that we analysed, Roseburia inulinivorans strains lacked biosynthetic genes for riboflavin or pantothenate but possessed folate biosynthesis genes. Differences in gene content for B vitamin synthesis were matched with differences in putative salvage and synthesis strategies among species. For example, we observed extended biotin salvage capabilities in R. intestinalis strains, which further suggest that B vitamin acquisition strategies may impact fitness in the gut ecosystem. As differences in the functional potential to synthesize components of biomass (e.g. amino acids, vitamins) can drive interspecies interactions, variation in auxotrophies of the Roseburia spp. genomes may influence in vivo gut ecology. This study serves to advance our understanding of the potential metabolic interactions that influence the ecology of Roseburia spp. and, ultimately, may provide a basis for rational strategies to manipulate the abundances of these species.","author":[{"dropping-particle":"","family":"Hillman","given":"Ethan T.","non-dropping-particle":"","parse-names":false,"suffix":""},{"dropping-particle":"","family":"Kozik","given":"Ariangela J.","non-dropping-particle":"","parse-names":false,"suffix":""},{"dropping-particle":"","family":"Hooker","given":"Casey A.","non-dropping-particle":"","parse-names":false,"suffix":""},{"dropping-particle":"","family":"Burnett","given":"John L.","non-dropping-particle":"","parse-names":false,"suffix":""},{"dropping-particle":"","family":"Heo","given":"Yoojung","non-dropping-particle":"","parse-names":false,"suffix":""},{"dropping-particle":"","family":"Kiesel","given":"Violet A.","non-dropping-particle":"","parse-names":false,"suffix":""},{"dropping-particle":"","family":"Nevins","given":"Clayton J.","non-dropping-particle":"","parse-names":false,"suffix":""},{"dropping-particle":"","family":"Oshiro","given":"Jordan M.K.I.","non-dropping-particle":"","parse-names":false,"suffix":""},{"dropping-particle":"","family":"Robins","given":"Melissa M.","non-dropping-particle":"","parse-names":false,"suffix":""},{"dropping-particle":"","family":"Thakkar","given":"Riya D.","non-dropping-particle":"","parse-names":false,"suffix":""},{"dropping-particle":"","family":"Wu","given":"Sophie Tongyu","non-dropping-particle":"","parse-names":false,"suffix":""},{"dropping-particle":"","family":"Lindemann","given":"Stephen R.","non-dropping-particle":"","parse-names":false,"suffix":""}],"container-title":"Microbial Genomics","id":"ITEM-1","issue":"7","issued":{"date-parts":[["2020","6","26"]]},"page":"7-24","publisher":"Microbiology Society","title":"Comparative genomics of the genus Roseburia reveals divergent biosynthetic pathways that may influence colonic competition among species","type":"article-journal","volume":"6"}}],"schema":"https://github.com/citation-style-language/schema/raw/master/csl-citation.json"} </w:instrText>
      </w:r>
      <w:r w:rsidR="00146753" w:rsidRPr="070B60A4">
        <w:fldChar w:fldCharType="separate"/>
      </w:r>
      <w:r w:rsidR="00CB03BE" w:rsidRPr="00CB03BE">
        <w:rPr>
          <w:rFonts w:ascii="Calibri" w:hAnsiTheme="minorHAnsi" w:cs="Calibri"/>
          <w:sz w:val="22"/>
          <w:vertAlign w:val="superscript"/>
          <w:lang w:val="en-GB"/>
        </w:rPr>
        <w:t>15</w:t>
      </w:r>
      <w:r w:rsidR="00146753" w:rsidRPr="070B60A4">
        <w:fldChar w:fldCharType="end"/>
      </w:r>
      <w:r w:rsidR="00146753" w:rsidRPr="070B60A4">
        <w:t xml:space="preserve">, </w:t>
      </w:r>
      <w:r w:rsidR="00D15C81">
        <w:t xml:space="preserve">a finding </w:t>
      </w:r>
      <w:r w:rsidR="0082484D" w:rsidRPr="070B60A4">
        <w:t xml:space="preserve">confirmed </w:t>
      </w:r>
      <w:r w:rsidR="00146753" w:rsidRPr="070B60A4">
        <w:rPr>
          <w:i/>
          <w:iCs/>
        </w:rPr>
        <w:t>in vitro</w:t>
      </w:r>
      <w:r w:rsidR="00146753" w:rsidRPr="070B60A4">
        <w:t xml:space="preserve"> </w:t>
      </w:r>
      <w:r w:rsidR="00146753" w:rsidRPr="070B60A4">
        <w:fldChar w:fldCharType="begin" w:fldLock="1"/>
      </w:r>
      <w:r w:rsidR="00CB03BE">
        <w:instrText xml:space="preserve"> ADDIN ZOTERO_ITEM CSL_CITATION {"citationID":"KkqlLtbv","properties":{"formattedCitation":"\\super 16\\nosupersub{}","plainCitation":"16","noteIndex":0},"citationItems":[{"id":"qHVHml6D/smMKIrAr","uris":["http://www.mendeley.com/documents/?uuid=dc1f82f8-7365-476a-872d-081bc5ab9880"],"itemData":{"DOI":"10.1128/mBio.00886-20","ISSN":"2150-7511","abstract":"&lt;p&gt; We investigated the requirement of 15 human butyrate-producing gut bacterial strains for eight B vitamins and the proteinogenic amino acids by a combination of genome sequence analysis and &lt;italic&gt;in vitro&lt;/italic&gt; growth experiments. The &lt;italic&gt;Ruminococcaceae&lt;/italic&gt; species &lt;named-content content-type=\"genus-species\"&gt;Faecalibacterium prausnitzii&lt;/named-content&gt; and &lt;named-content content-type=\"genus-species\"&gt;Subdoligranulum variabile&lt;/named-content&gt; were auxotrophic for most of the vitamins and the amino acid tryptophan. Within the &lt;italic&gt;Lachnospiraceae&lt;/italic&gt; , most species were prototrophic for all amino acids and several vitamins, but biotin auxotrophy was widespread. In addition, most of the strains belonging to &lt;named-content content-type=\"genus-species\"&gt;Eubacterium rectale&lt;/named-content&gt; and &lt;italic&gt;Roseburia&lt;/italic&gt; spp., but few of the other &lt;italic&gt;Lachnospiraceae&lt;/italic&gt; strains, were auxotrophic for thiamine and folate. Synthetic coculture experiments of five thiamine or folate auxotrophic strains with different prototrophic bacteria in the absence and presence of different vitamin concentrations were carried out. This demonstrated that cross-feeding between bacteria does take place and revealed differences in cross-feeding efficiency between prototrophic strains. Vitamin-independent growth stimulation in coculture compared to monococulture was also observed, in particular for &lt;named-content content-type=\"genus-species\"&gt;F. prausnitzii&lt;/named-content&gt; A2-165, suggesting that it benefits from the provision of other growth factors from community members. The presence of multiple vitamin auxotrophies in the most abundant butyrate-producing &lt;italic&gt;Firmicutes&lt;/italic&gt; species found in the healthy human colon indicates that these bacteria depend upon vitamins supplied from the diet or via cross-feeding from other members of the microbial community. &lt;/p&gt;","author":[{"dropping-particle":"","family":"Soto-Martin","given":"Eva C.","non-dropping-particle":"","parse-names":false,"suffix":""},{"dropping-particle":"","family":"Warnke","given":"Ines","non-dropping-particle":"","parse-names":false,"suffix":""},{"dropping-particle":"","family":"Farquharson","given":"Freda M.","non-dropping-particle":"","parse-names":false,"suffix":""},{"dropping-particle":"","family":"Christodoulou","given":"Marilena","non-dropping-particle":"","parse-names":false,"suffix":""},{"dropping-particle":"","family":"Horgan","given":"Graham","non-dropping-particle":"","parse-names":false,"suffix":""},{"dropping-particle":"","family":"Derrien","given":"Muriel","non-dropping-particle":"","parse-names":false,"suffix":""},{"dropping-particle":"","family":"Faurie","given":"Jean-Michel","non-dropping-particle":"","parse-names":false,"suffix":""},{"dropping-particle":"","family":"Flint","given":"Harry J.","non-dropping-particle":"","parse-names":false,"suffix":""},{"dropping-particle":"","family":"Duncan","given":"Sylvia H.","non-dropping-particle":"","parse-names":false,"suffix":""},{"dropping-particle":"","family":"Louis","given":"Petra","non-dropping-particle":"","parse-names":false,"suffix":""}],"container-title":"mBio","editor":[{"dropping-particle":"","family":"Relman","given":"David A.","non-dropping-particle":"","parse-names":false,"suffix":""}],"id":"ITEM-1","issue":"4","issued":{"date-parts":[["2020","7","14"]]},"publisher":"American Society for Microbiology","title":"Vitamin Biosynthesis by Human Gut Butyrate-Producing Bacteria and Cross-Feeding in Synthetic Microbial Communities","type":"article-journal","volume":"11"}}],"schema":"https://github.com/citation-style-language/schema/raw/master/csl-citation.json"} </w:instrText>
      </w:r>
      <w:r w:rsidR="00146753" w:rsidRPr="070B60A4">
        <w:fldChar w:fldCharType="separate"/>
      </w:r>
      <w:r w:rsidR="00CB03BE" w:rsidRPr="00CB03BE">
        <w:rPr>
          <w:rFonts w:ascii="Calibri" w:hAnsiTheme="minorHAnsi" w:cs="Calibri"/>
          <w:sz w:val="22"/>
          <w:vertAlign w:val="superscript"/>
          <w:lang w:val="en-GB"/>
        </w:rPr>
        <w:t>16</w:t>
      </w:r>
      <w:r w:rsidR="00146753" w:rsidRPr="070B60A4">
        <w:fldChar w:fldCharType="end"/>
      </w:r>
      <w:r w:rsidR="00146753" w:rsidRPr="070B60A4">
        <w:t>. Furthermore, i</w:t>
      </w:r>
      <w:r w:rsidR="00146753">
        <w:t xml:space="preserve">ts abundance was found to be decreased in diseases associated with lower dietary </w:t>
      </w:r>
      <w:r w:rsidR="006230B0">
        <w:t>folate</w:t>
      </w:r>
      <w:r w:rsidR="00146753">
        <w:t xml:space="preserve"> intake and biosynthesis, such as Parkinson’s disease and colitis </w:t>
      </w:r>
      <w:r w:rsidR="00146753">
        <w:fldChar w:fldCharType="begin" w:fldLock="1"/>
      </w:r>
      <w:r w:rsidR="00CB03BE">
        <w:instrText xml:space="preserve"> ADDIN ZOTERO_ITEM CSL_CITATION {"citationID":"GNmXm1nY","properties":{"formattedCitation":"\\super 6,17\\uc0\\u8211{}19\\nosupersub{}","plainCitation":"6,17–19","noteIndex":0},"citationItems":[{"id":"qHVHml6D/7hVN7d32","uris":["http://www.mendeley.com/documents/?uuid=0a6d7e86-75d4-488f-8b10-9dfae164068a"],"itemData":{"DOI":"10.1093/AJE/KWH213","ISSN":"0002-9262","PMID":"15286022","abstract":"In clinical studies, individuals with Parkinson's disease have had higher concentrations of plasma homocysteine than did controls, and experimental evidence suggests that folate deficiency or focal administration of homocysteine sensitizes dopaminergic neurons to the neurotoxicity of 1-methyl-4-phenyl-1,2, 3,6-tetrahydropyridine. The authors thus prospectively investigated whether higher intake of folate, vitamin B6, or vitamin B12 was related to a lower risk of Parkinson's disease in the Health Professionals Follow-up Study (1986-2000) and the Nurses' Health Study (1980-1998). They documented Parkinson's disease diagnoses in 248 men and 167 women during the follow-up. Folate intake was not associated with the risk of Parkinson's disease; the relative risks for the highest compared with the lowest quintiles were 1.0 (95% confidence interval: 0.7, 1.5) in men and 1.3 (95% confidence interval: 0.8, 2.3) in women. Neither did they find significant associations in analyses stratified by age, smoking, alcohol consumption, or lactose intake. Intake of vitamin B6 or vitamin B12 also was not related to the risk of Parkinson's disease. The current study does not support the hypothesis that higher intake of folate or related B vitamins lowers the risk of Parkinson's disease.","author":[{"dropping-particle":"","family":"Chen","given":"Honglei","non-dropping-particle":"","parse-names":false,"suffix":""},{"dropping-particle":"","family":"Zhang","given":"Shumin M.","non-dropping-particle":"","parse-names":false,"suffix":""},{"dropping-particle":"","family":"Schwarzschild","given":"Michael A.","non-dropping-particle":"","parse-names":false,"suffix":""},{"dropping-particle":"","family":"Hernán","given":"Miguel A.","non-dropping-particle":"","parse-names":false,"suffix":""},{"dropping-particle":"","family":"Logroscino","given":"Giancarlo","non-dropping-particle":"","parse-names":false,"suffix":""},{"dropping-particle":"","family":"Willett","given":"Walter C.","non-dropping-particle":"","parse-names":false,"suffix":""},{"dropping-particle":"","family":"Ascherio","given":"Alberto","non-dropping-particle":"","parse-names":false,"suffix":""}],"container-title":"American Journal of Epidemiology","id":"ITEM-1","issue":"4","issued":{"date-parts":[["2004","8","15"]]},"page":"368-375","publisher":"Oxford Academic","title":"Folate Intake and Risk of Parkinson’s Disease","type":"article-journal","volume":"160"}},{"id":"qHVHml6D/iRHRjXF0","uris":["http://www.mendeley.com/documents/?uuid=7de011ce-4bb3-4c13-bb89-f89454696f17"],"itemData":{"DOI":"10.1002/mnfr.201901271","ISSN":"1613-4125","abstract":"Abstract In patients with inflammatory bowel diseases (IBD), dietary micronutrient intake is low and deficiencies are common. Besides the host, also the gut microbiota require micronutrients and low levels may disturb its functioning. Multi-omics studies indeed detected shifts in micronutrient-dependent microbial pathways in IBD. It is however not clear whether micronutrients may alleviate inflammation directly, by modulating the immune system, or also indirectly, by modulating the structure and function of the gut microbiota. The latter seems of particular interest, since the gut microbiota is one of the future therapeutic targets in IBD. A review of the most recent available literature on relevant micronutrients in context of IBD and gut microbiota was conducted. An overview per relevant micronutrient on its role on gut bacterial growth, metabolism and host?microbe interactions during gut inflammation is provided. Dietary micronutrients have potential to be part of future personalized microbiome-targeted therapies in IBD, considering both the micronutrient status of the host and the gut microbiota. However, cohort studies together with integrated multi-scale studies are needed to understand the mechanisms of micronutrient?microbiome?host interactions in IBD and to evaluate efficacy and safety of dietary micronutrient treatment strategies.","author":[{"dropping-particle":"","family":"Kundra","given":"Palni","non-dropping-particle":"","parse-names":false,"suffix":""},{"dropping-particle":"","family":"Rachmühl","given":"Carole","non-dropping-particle":"","parse-names":false,"suffix":""},{"dropping-particle":"","family":"Lacroix","given":"Christophe","non-dropping-particle":"","parse-names":false,"suffix":""},{"dropping-particle":"","family":"Geirnaert","given":"Annelies","non-dropping-particle":"","parse-names":false,"suffix":""}],"container-title":"Molecular Nutrition &amp; Food Research","id":"ITEM-2","issue":"5","issued":{"date-parts":[["2021","3","25"]]},"note":"https://doi.org/10.1002/mnfr.201901271","page":"1901271","publisher":"John Wiley &amp; Sons, Ltd","title":"Role of Dietary Micronutrients on Gut Microbial Dysbiosis and Modulation in Inflammatory Bowel Disease","type":"article-journal","volume":"65"}},{"id":"qHVHml6D/a9JVoFni","uris":["http://www.mendeley.com/documents/?uuid=e9256cce-96c6-4250-929a-d063a2d5cbf3"],"itemData":{"DOI":"10.1016/J.CELREP.2021.108807","ISSN":"2211-1247","PMID":"33657381","abstract":"Parkinson's disease (PD) is the most common progressive neurological disorder compromising motor functions. However, nonmotor symptoms, such as gastrointestinal (GI) dysfunction, precede those affecting movement. Evidence of an early involvement of the GI tract and enteric nervous system highlights the need for better understanding of the role of gut microbiota in GI complications in PD. Here, we investigate the gut microbiome of patients with PD using metagenomics and serum metabolomics. We integrate these data using metabolic modeling and construct an integrative correlation network giving insight into key microbial species linked with disease severity, GI dysfunction, and age of patients with PD. Functional analysis reveals an increased microbial capability to degrade mucin and host glycans in PD. Personalized community-level metabolic modeling reveals the microbial contribution to folate deficiency and hyperhomocysteinemia observed in patients with PD. The metabolic modeling approach could be applied to uncover gut microbial metabolic contributions to PD pathophysiology. Rosario et al. reveal the role of gut microbiome in Parkinson's disease (PD) through functional and compositional analysis and genome-scale metabolic modeling. Microbial capability of mucin and host glycans degradation is associated with disease severity. Gut-community metabolic modeling reveals the bacterial contribution to folic acid deficit and hyperhomocysteinemia in PD.","author":[{"dropping-particle":"","family":"Rosario","given":"Dorines","non-dropping-particle":"","parse-names":false,"suffix":""},{"dropping-particle":"","family":"Bidkhori","given":"Gholamreza","non-dropping-particle":"","parse-names":false,"suffix":""},{"dropping-particle":"","family":"Lee","given":"Sunjae","non-dropping-particle":"","parse-names":false,"suffix":""},{"dropping-particle":"","family":"Bedarf","given":"Janis","non-dropping-particle":"","parse-names":false,"suffix":""},{"dropping-particle":"","family":"Hildebrand","given":"Falk","non-dropping-particle":"","parse-names":false,"suffix":""},{"dropping-particle":"","family":"Chatelier","given":"Emmanuelle","non-dropping-particle":"Le","parse-names":false,"suffix":""},{"dropping-particle":"","family":"Uhlen","given":"Mathias","non-dropping-particle":"","parse-names":false,"suffix":""},{"dropping-particle":"","family":"Ehrlich","given":"Stanislav Dusko","non-dropping-particle":"","parse-names":false,"suffix":""},{"dropping-particle":"","family":"Proctor","given":"Gordon","non-dropping-particle":"","parse-names":false,"suffix":""},{"dropping-particle":"","family":"Wüllner","given":"Ullrich","non-dropping-particle":"","parse-names":false,"suffix":""},{"dropping-particle":"","family":"Mardinoglu","given":"Adil","non-dropping-particle":"","parse-names":false,"suffix":""},{"dropping-particle":"","family":"Shoaie","given":"Saeed","non-dropping-particle":"","parse-names":false,"suffix":""}],"container-title":"Cell Reports","id":"ITEM-3","issue":"9","issued":{"date-parts":[["2021","3","2"]]},"page":"108807","publisher":"Cell Press","title":"Systematic analysis of gut microbiome reveals the role of bacterial folate and homocysteine metabolism in Parkinson’s disease","type":"article-journal","volume":"34"}},{"id":"qHVHml6D/aC6xtU6u","uris":["http://www.mendeley.com/documents/?uuid=0050977d-d285-41dd-ac24-b6e70666432a"],"itemData":{"DOI":"10.1177/17562848211004469","ISSN":"17562848","PMID":"33948112","abstract":"Background: The community of gut microbes is a key factor controlling the intestinal barrier that communicates with the nervous system through the gut–brain axis. Based on our clinical data showing that populations of Roseburia intestinalis are dramatically decreased in the gut of patients with ulcerative colitis, we studied the efficacy of a strain belonging to this species in the context of colitis and stress using animal models. Methods: Dextran sulfate sodium was used to induce colitis in rats, which then underwent an enema with R. intestinalis as a treatment. The disease activity index, fecal changes and body weight of rats were recorded to evaluate colitis, while histological and immunohistochemical analyses were carried out to examine colon function, and 16S rRNA sequencing was performed to evaluate the gut microbiota change. Behavioral assays and immunohistochemical staining of brain were performed to assess the effect of R. intestinalis on the gut–brain axis. Results: Colitis-related symptoms in rats were significantly relieved after R. intestinalis enema, and the stool traits and colon length of rats were significantly recovered after treatment. The gut epithelial integrity and intestinal barrier were restored in treated rats, as evidenced by the higher expression of Zo-1 in colon tissues, accompanied by the restoration of gut microbiota. Meanwhile, depressive-like behaviors of rats were reduced after treatment, and laboratory experiments on neuronal cells also showed that IL-6, IL-7 and 5-HT were downregulated by R. intestinalis treatment in both serum and brain tissue, while Iba-1 expression was reduced in treated rats. Conclusions: The administration of R. intestinalis contributes to restoration of the gut microbiota, promoting colon repair and the recovery of gastrointestinal function. These alterations are accompanied by the relief of depressive-like behaviors through a process modulated by the neuronal network and the regulation of inflammation by the gut–brain axis.","author":[{"dropping-particle":"","family":"Xu","given":"Fenghua","non-dropping-particle":"","parse-names":false,"suffix":""},{"dropping-particle":"","family":"Cheng","given":"Yi","non-dropping-particle":"","parse-names":false,"suffix":""},{"dropping-particle":"","family":"Ruan","given":"Guangcong","non-dropping-particle":"","parse-names":false,"suffix":""},{"dropping-particle":"","family":"Fan","given":"Liqin","non-dropping-particle":"","parse-names":false,"suffix":""},{"dropping-particle":"","family":"Tian","given":"Yuting","non-dropping-particle":"","parse-names":false,"suffix":""},{"dropping-particle":"","family":"Xiao","given":"Zhifeng","non-dropping-particle":"","parse-names":false,"suffix":""},{"dropping-particle":"","family":"Chen","given":"Dongfeng","non-dropping-particle":"","parse-names":false,"suffix":""},{"dropping-particle":"","family":"Wei","given":"Yanling","non-dropping-particle":"","parse-names":false,"suffix":""}],"container-title":"Therapeutic Advances in Gastroenterology","id":"ITEM-4","issued":{"date-parts":[["2021"]]},"publisher":"SAGE Publications","title":"New pathway ameliorating ulcerative colitis: focus on Roseburia intestinalis and the gut–brain axis","type":"article-journal","volume":"14"}}],"schema":"https://github.com/citation-style-language/schema/raw/master/csl-citation.json"} </w:instrText>
      </w:r>
      <w:r w:rsidR="00146753">
        <w:fldChar w:fldCharType="separate"/>
      </w:r>
      <w:r w:rsidR="00CB03BE" w:rsidRPr="00CB03BE">
        <w:rPr>
          <w:rFonts w:ascii="Calibri" w:hAnsiTheme="minorHAnsi" w:cs="Calibri"/>
          <w:sz w:val="22"/>
          <w:vertAlign w:val="superscript"/>
          <w:lang w:val="en-GB"/>
        </w:rPr>
        <w:t>6,17–19</w:t>
      </w:r>
      <w:r w:rsidR="00146753">
        <w:fldChar w:fldCharType="end"/>
      </w:r>
      <w:r w:rsidR="00146753" w:rsidRPr="00A00336">
        <w:rPr>
          <w:rPrChange w:id="22" w:author="Kundra  Palni" w:date="2024-09-03T11:37:00Z" w16du:dateUtc="2024-09-03T09:37:00Z">
            <w:rPr>
              <w:lang w:val="fr-FR"/>
            </w:rPr>
          </w:rPrChange>
        </w:rPr>
        <w:t xml:space="preserve">. </w:t>
      </w:r>
      <w:r w:rsidR="4E69D983" w:rsidRPr="0079177E">
        <w:t>Recently</w:t>
      </w:r>
      <w:r w:rsidR="00146753">
        <w:t xml:space="preserve">, it </w:t>
      </w:r>
      <w:r w:rsidR="2DA28CBC">
        <w:t>was</w:t>
      </w:r>
      <w:r w:rsidR="00146753">
        <w:t xml:space="preserve"> </w:t>
      </w:r>
      <w:r w:rsidR="07C7B16C">
        <w:t xml:space="preserve">demonstrated </w:t>
      </w:r>
      <w:r w:rsidR="00146753">
        <w:t xml:space="preserve">that three </w:t>
      </w:r>
      <w:r w:rsidR="006230B0">
        <w:t>folate</w:t>
      </w:r>
      <w:r w:rsidR="00146753">
        <w:t xml:space="preserve"> </w:t>
      </w:r>
      <w:r w:rsidR="40CBD20C">
        <w:t xml:space="preserve">gut </w:t>
      </w:r>
      <w:r w:rsidR="00146753">
        <w:t xml:space="preserve">prototrophs can support the growth of </w:t>
      </w:r>
      <w:r w:rsidR="00146753" w:rsidRPr="070B60A4">
        <w:rPr>
          <w:i/>
          <w:iCs/>
        </w:rPr>
        <w:t>R. intestinalis</w:t>
      </w:r>
      <w:r w:rsidR="00146753">
        <w:t xml:space="preserve"> when grown in co-cultures </w:t>
      </w:r>
      <w:r w:rsidR="00146753">
        <w:fldChar w:fldCharType="begin" w:fldLock="1"/>
      </w:r>
      <w:r w:rsidR="00CB03BE">
        <w:instrText xml:space="preserve"> ADDIN ZOTERO_ITEM CSL_CITATION {"citationID":"j6b30fqE","properties":{"formattedCitation":"\\super 16\\nosupersub{}","plainCitation":"16","noteIndex":0},"citationItems":[{"id":"qHVHml6D/smMKIrAr","uris":["http://www.mendeley.com/documents/?uuid=dc1f82f8-7365-476a-872d-081bc5ab9880"],"itemData":{"DOI":"10.1128/mBio.00886-20","ISSN":"2150-7511","abstract":"&lt;p&gt; We investigated the requirement of 15 human butyrate-producing gut bacterial strains for eight B vitamins and the proteinogenic amino acids by a combination of genome sequence analysis and &lt;italic&gt;in vitro&lt;/italic&gt; growth experiments. The &lt;italic&gt;Ruminococcaceae&lt;/italic&gt; species &lt;named-content content-type=\"genus-species\"&gt;Faecalibacterium prausnitzii&lt;/named-content&gt; and &lt;named-content content-type=\"genus-species\"&gt;Subdoligranulum variabile&lt;/named-content&gt; were auxotrophic for most of the vitamins and the amino acid tryptophan. Within the &lt;italic&gt;Lachnospiraceae&lt;/italic&gt; , most species were prototrophic for all amino acids and several vitamins, but biotin auxotrophy was widespread. In addition, most of the strains belonging to &lt;named-content content-type=\"genus-species\"&gt;Eubacterium rectale&lt;/named-content&gt; and &lt;italic&gt;Roseburia&lt;/italic&gt; spp., but few of the other &lt;italic&gt;Lachnospiraceae&lt;/italic&gt; strains, were auxotrophic for thiamine and folate. Synthetic coculture experiments of five thiamine or folate auxotrophic strains with different prototrophic bacteria in the absence and presence of different vitamin concentrations were carried out. This demonstrated that cross-feeding between bacteria does take place and revealed differences in cross-feeding efficiency between prototrophic strains. Vitamin-independent growth stimulation in coculture compared to monococulture was also observed, in particular for &lt;named-content content-type=\"genus-species\"&gt;F. prausnitzii&lt;/named-content&gt; A2-165, suggesting that it benefits from the provision of other growth factors from community members. The presence of multiple vitamin auxotrophies in the most abundant butyrate-producing &lt;italic&gt;Firmicutes&lt;/italic&gt; species found in the healthy human colon indicates that these bacteria depend upon vitamins supplied from the diet or via cross-feeding from other members of the microbial community. &lt;/p&gt;","author":[{"dropping-particle":"","family":"Soto-Martin","given":"Eva C.","non-dropping-particle":"","parse-names":false,"suffix":""},{"dropping-particle":"","family":"Warnke","given":"Ines","non-dropping-particle":"","parse-names":false,"suffix":""},{"dropping-particle":"","family":"Farquharson","given":"Freda M.","non-dropping-particle":"","parse-names":false,"suffix":""},{"dropping-particle":"","family":"Christodoulou","given":"Marilena","non-dropping-particle":"","parse-names":false,"suffix":""},{"dropping-particle":"","family":"Horgan","given":"Graham","non-dropping-particle":"","parse-names":false,"suffix":""},{"dropping-particle":"","family":"Derrien","given":"Muriel","non-dropping-particle":"","parse-names":false,"suffix":""},{"dropping-particle":"","family":"Faurie","given":"Jean-Michel","non-dropping-particle":"","parse-names":false,"suffix":""},{"dropping-particle":"","family":"Flint","given":"Harry J.","non-dropping-particle":"","parse-names":false,"suffix":""},{"dropping-particle":"","family":"Duncan","given":"Sylvia H.","non-dropping-particle":"","parse-names":false,"suffix":""},{"dropping-particle":"","family":"Louis","given":"Petra","non-dropping-particle":"","parse-names":false,"suffix":""}],"container-title":"mBio","editor":[{"dropping-particle":"","family":"Relman","given":"David A.","non-dropping-particle":"","parse-names":false,"suffix":""}],"id":"ITEM-1","issue":"4","issued":{"date-parts":[["2020","7","14"]]},"publisher":"American Society for Microbiology","title":"Vitamin Biosynthesis by Human Gut Butyrate-Producing Bacteria and Cross-Feeding in Synthetic Microbial Communities","type":"article-journal","volume":"11"}}],"schema":"https://github.com/citation-style-language/schema/raw/master/csl-citation.json"} </w:instrText>
      </w:r>
      <w:r w:rsidR="00146753">
        <w:fldChar w:fldCharType="separate"/>
      </w:r>
      <w:r w:rsidR="00CB03BE" w:rsidRPr="00CB03BE">
        <w:rPr>
          <w:rFonts w:ascii="Calibri" w:hAnsiTheme="minorHAnsi" w:cs="Calibri"/>
          <w:sz w:val="22"/>
          <w:vertAlign w:val="superscript"/>
          <w:lang w:val="en-GB"/>
        </w:rPr>
        <w:t>16</w:t>
      </w:r>
      <w:r w:rsidR="00146753">
        <w:fldChar w:fldCharType="end"/>
      </w:r>
      <w:r w:rsidR="00F02534">
        <w:t>; h</w:t>
      </w:r>
      <w:r w:rsidR="00146753">
        <w:t xml:space="preserve">owever, </w:t>
      </w:r>
      <w:r w:rsidR="00F02534" w:rsidRPr="00F02534">
        <w:t>the specific forms of folate were neither identified nor quantified in this interaction</w:t>
      </w:r>
      <w:r w:rsidR="00F02534">
        <w:t xml:space="preserve">. </w:t>
      </w:r>
      <w:r w:rsidR="00146753">
        <w:t xml:space="preserve">Further, it remains unclear whether </w:t>
      </w:r>
      <w:r w:rsidR="00146753" w:rsidRPr="070B60A4">
        <w:rPr>
          <w:i/>
          <w:iCs/>
        </w:rPr>
        <w:t xml:space="preserve">R. intestinalis </w:t>
      </w:r>
      <w:r w:rsidR="00146753">
        <w:t xml:space="preserve">can utilize all different forms of </w:t>
      </w:r>
      <w:r w:rsidR="006230B0">
        <w:t>folate</w:t>
      </w:r>
      <w:r w:rsidR="00146753">
        <w:t xml:space="preserve"> produced by prototrophs, and what effect </w:t>
      </w:r>
      <w:r w:rsidR="00F02534">
        <w:t xml:space="preserve">these </w:t>
      </w:r>
      <w:r w:rsidR="00146753">
        <w:t>forms have</w:t>
      </w:r>
      <w:r w:rsidR="00F02534">
        <w:t xml:space="preserve"> </w:t>
      </w:r>
      <w:r w:rsidR="00146753">
        <w:t xml:space="preserve">on its growth kinetics. </w:t>
      </w:r>
      <w:r w:rsidR="70256DB3">
        <w:t>Lastly</w:t>
      </w:r>
      <w:r w:rsidR="00146753">
        <w:t xml:space="preserve">, the role of microbially-produced </w:t>
      </w:r>
      <w:r w:rsidR="00B16E16">
        <w:t>folate</w:t>
      </w:r>
      <w:r w:rsidR="00146753">
        <w:t xml:space="preserve"> forms in providing a competitive advantage for </w:t>
      </w:r>
      <w:r w:rsidR="00146753" w:rsidRPr="070B60A4">
        <w:rPr>
          <w:i/>
          <w:iCs/>
        </w:rPr>
        <w:t xml:space="preserve">R. intestinalis </w:t>
      </w:r>
      <w:r w:rsidR="00146753">
        <w:t>within the human gut microbiota remains</w:t>
      </w:r>
      <w:r>
        <w:t xml:space="preserve"> also</w:t>
      </w:r>
      <w:r w:rsidR="00146753">
        <w:t xml:space="preserve"> to be explored.</w:t>
      </w:r>
    </w:p>
    <w:p w14:paraId="02086333" w14:textId="71EBE97E" w:rsidR="00146753" w:rsidRDefault="00146753" w:rsidP="00912A05">
      <w:pPr>
        <w:spacing w:before="120" w:after="120" w:line="480" w:lineRule="auto"/>
        <w:contextualSpacing/>
        <w:jc w:val="both"/>
        <w:pPrChange w:id="23" w:author="Kundra  Palni" w:date="2024-09-03T11:48:00Z" w16du:dateUtc="2024-09-03T09:48:00Z">
          <w:pPr>
            <w:spacing w:line="480" w:lineRule="auto"/>
            <w:jc w:val="both"/>
          </w:pPr>
        </w:pPrChange>
      </w:pPr>
      <w:r w:rsidRPr="00DF3DB1">
        <w:t xml:space="preserve">In this study, we aimed to </w:t>
      </w:r>
      <w:r w:rsidR="00A305E9">
        <w:t xml:space="preserve">identify and </w:t>
      </w:r>
      <w:r w:rsidRPr="00DF3DB1">
        <w:t xml:space="preserve">quantify </w:t>
      </w:r>
      <w:r w:rsidR="00B16E16">
        <w:t>folate</w:t>
      </w:r>
      <w:r w:rsidR="00BF75B5">
        <w:t xml:space="preserve"> forms</w:t>
      </w:r>
      <w:r w:rsidRPr="00DF3DB1">
        <w:t xml:space="preserve"> produced by six predicted gut prototrophs</w:t>
      </w:r>
      <w:r w:rsidR="00CD7514">
        <w:t xml:space="preserve"> during batch </w:t>
      </w:r>
      <w:r w:rsidR="00FD6624">
        <w:t>fermentations and</w:t>
      </w:r>
      <w:r w:rsidRPr="00DF3DB1">
        <w:t xml:space="preserve"> investigate the impact of </w:t>
      </w:r>
      <w:r w:rsidR="00A305E9">
        <w:t xml:space="preserve">different </w:t>
      </w:r>
      <w:r w:rsidR="00B16E16">
        <w:t>folate</w:t>
      </w:r>
      <w:r w:rsidRPr="00DF3DB1">
        <w:t xml:space="preserve"> forms </w:t>
      </w:r>
      <w:r w:rsidR="00A305E9">
        <w:t xml:space="preserve">in inactivated prototroph extracts </w:t>
      </w:r>
      <w:r w:rsidRPr="00DF3DB1">
        <w:t xml:space="preserve">on the </w:t>
      </w:r>
      <w:r w:rsidRPr="00DF3DB1">
        <w:rPr>
          <w:i/>
          <w:iCs/>
        </w:rPr>
        <w:t>R. intestinalis</w:t>
      </w:r>
      <w:r w:rsidR="00A305E9" w:rsidRPr="00A305E9">
        <w:t xml:space="preserve"> </w:t>
      </w:r>
      <w:r w:rsidR="00A305E9" w:rsidRPr="00DF3DB1">
        <w:t>growth</w:t>
      </w:r>
      <w:r w:rsidR="00BF75B5">
        <w:t xml:space="preserve"> </w:t>
      </w:r>
      <w:r w:rsidR="00A305E9">
        <w:t xml:space="preserve">during </w:t>
      </w:r>
      <w:r>
        <w:t xml:space="preserve">pure </w:t>
      </w:r>
      <w:r w:rsidR="00A305E9">
        <w:t xml:space="preserve">batch </w:t>
      </w:r>
      <w:r>
        <w:t>cultures</w:t>
      </w:r>
      <w:r w:rsidR="00A305E9">
        <w:t xml:space="preserve">. Last, we </w:t>
      </w:r>
      <w:r w:rsidR="00A305E9">
        <w:lastRenderedPageBreak/>
        <w:t>tested the potential effects of commercially available folate forms and folic acid</w:t>
      </w:r>
      <w:r w:rsidR="00CD7514">
        <w:t xml:space="preserve"> during</w:t>
      </w:r>
      <w:r>
        <w:t xml:space="preserve"> fecal </w:t>
      </w:r>
      <w:r w:rsidRPr="00DF3DB1">
        <w:t>anaerobic batch fermentations of five healthy adults.</w:t>
      </w:r>
    </w:p>
    <w:p w14:paraId="633642BB" w14:textId="77777777" w:rsidR="00B70521" w:rsidRPr="006B16A9" w:rsidRDefault="00B70521" w:rsidP="00912A05">
      <w:pPr>
        <w:spacing w:before="120" w:after="120" w:line="480" w:lineRule="auto"/>
        <w:contextualSpacing/>
        <w:jc w:val="both"/>
        <w:pPrChange w:id="24" w:author="Kundra  Palni" w:date="2024-09-03T11:48:00Z" w16du:dateUtc="2024-09-03T09:48:00Z">
          <w:pPr>
            <w:spacing w:line="480" w:lineRule="auto"/>
            <w:jc w:val="both"/>
          </w:pPr>
        </w:pPrChange>
      </w:pPr>
    </w:p>
    <w:p w14:paraId="16D24F3B" w14:textId="2DB56BAD" w:rsidR="00146753" w:rsidRPr="00B70521" w:rsidRDefault="00B70521" w:rsidP="00912A05">
      <w:pPr>
        <w:pStyle w:val="Heading2"/>
        <w:spacing w:before="120" w:after="120" w:line="480" w:lineRule="auto"/>
        <w:contextualSpacing/>
        <w:rPr>
          <w:rFonts w:ascii="Times New Roman" w:hAnsi="Times New Roman" w:cs="Times New Roman"/>
          <w:b/>
          <w:bCs/>
          <w:color w:val="auto"/>
        </w:rPr>
        <w:pPrChange w:id="25" w:author="Kundra  Palni" w:date="2024-09-03T11:48:00Z" w16du:dateUtc="2024-09-03T09:48:00Z">
          <w:pPr>
            <w:pStyle w:val="Heading2"/>
            <w:spacing w:line="480" w:lineRule="auto"/>
          </w:pPr>
        </w:pPrChange>
      </w:pPr>
      <w:r>
        <w:rPr>
          <w:rFonts w:ascii="Times New Roman" w:hAnsi="Times New Roman" w:cs="Times New Roman"/>
          <w:b/>
          <w:bCs/>
          <w:color w:val="auto"/>
        </w:rPr>
        <w:t>MATERIAL AND METHODS</w:t>
      </w:r>
    </w:p>
    <w:p w14:paraId="1D364AA7" w14:textId="77777777" w:rsidR="00146753" w:rsidRPr="00B30F68" w:rsidRDefault="00146753"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26" w:author="Kundra  Palni" w:date="2024-09-03T11:48:00Z" w16du:dateUtc="2024-09-03T09:48:00Z">
          <w:pPr>
            <w:pStyle w:val="Heading3"/>
            <w:snapToGrid w:val="0"/>
            <w:spacing w:line="480" w:lineRule="auto"/>
          </w:pPr>
        </w:pPrChange>
      </w:pPr>
      <w:bookmarkStart w:id="27" w:name="_Toc136426422"/>
      <w:bookmarkStart w:id="28" w:name="_Toc136431689"/>
      <w:bookmarkStart w:id="29" w:name="_Toc136439600"/>
      <w:bookmarkStart w:id="30" w:name="_Toc146538918"/>
      <w:r w:rsidRPr="00B30F68">
        <w:rPr>
          <w:rFonts w:ascii="Times New Roman" w:eastAsia="Times New Roman" w:hAnsi="Times New Roman" w:cs="Times New Roman"/>
          <w:bCs/>
          <w:color w:val="auto"/>
          <w:lang w:eastAsia="en-GB"/>
          <w14:ligatures w14:val="none"/>
        </w:rPr>
        <w:t>Bacterial strains and cultivation conditions</w:t>
      </w:r>
      <w:bookmarkEnd w:id="27"/>
      <w:bookmarkEnd w:id="28"/>
      <w:bookmarkEnd w:id="29"/>
      <w:bookmarkEnd w:id="30"/>
    </w:p>
    <w:p w14:paraId="46DAA655" w14:textId="53D752A6" w:rsidR="00146753" w:rsidRPr="00DF3DB1" w:rsidRDefault="00146753" w:rsidP="00912A05">
      <w:pPr>
        <w:snapToGrid w:val="0"/>
        <w:spacing w:before="120" w:after="120" w:line="480" w:lineRule="auto"/>
        <w:contextualSpacing/>
        <w:jc w:val="both"/>
        <w:pPrChange w:id="31" w:author="Kundra  Palni" w:date="2024-09-03T11:48:00Z" w16du:dateUtc="2024-09-03T09:48:00Z">
          <w:pPr>
            <w:snapToGrid w:val="0"/>
            <w:spacing w:line="480" w:lineRule="auto"/>
            <w:jc w:val="both"/>
          </w:pPr>
        </w:pPrChange>
      </w:pPr>
      <w:r w:rsidRPr="070B60A4">
        <w:t xml:space="preserve">A panel of six </w:t>
      </w:r>
      <w:r w:rsidR="00550FBE" w:rsidRPr="070B60A4">
        <w:t>p</w:t>
      </w:r>
      <w:r w:rsidR="00550FBE">
        <w:t>utative</w:t>
      </w:r>
      <w:r w:rsidR="00550FBE" w:rsidRPr="070B60A4">
        <w:t xml:space="preserve"> </w:t>
      </w:r>
      <w:r w:rsidR="00B16E16">
        <w:t>folate</w:t>
      </w:r>
      <w:r w:rsidRPr="070B60A4">
        <w:t xml:space="preserve"> prototrophic strains</w:t>
      </w:r>
      <w:r w:rsidR="00A05530" w:rsidRPr="070B60A4">
        <w:t xml:space="preserve">, </w:t>
      </w:r>
      <w:r w:rsidRPr="070B60A4">
        <w:t xml:space="preserve">namely </w:t>
      </w:r>
      <w:r w:rsidRPr="070B60A4">
        <w:rPr>
          <w:i/>
          <w:iCs/>
        </w:rPr>
        <w:t xml:space="preserve">Marvinbryantia formatexigens </w:t>
      </w:r>
      <w:r w:rsidRPr="070B60A4">
        <w:t>DSM 14469</w:t>
      </w:r>
      <w:r w:rsidRPr="070B60A4">
        <w:rPr>
          <w:i/>
          <w:iCs/>
        </w:rPr>
        <w:t xml:space="preserve">, Blautia hydrogenotrophica </w:t>
      </w:r>
      <w:r w:rsidRPr="070B60A4">
        <w:t>10507</w:t>
      </w:r>
      <w:r w:rsidRPr="070B60A4">
        <w:rPr>
          <w:vertAlign w:val="superscript"/>
        </w:rPr>
        <w:t>T</w:t>
      </w:r>
      <w:r w:rsidRPr="070B60A4">
        <w:rPr>
          <w:i/>
          <w:iCs/>
        </w:rPr>
        <w:t xml:space="preserve">, Blautia producta </w:t>
      </w:r>
      <w:r w:rsidRPr="070B60A4">
        <w:t>DSM 14466,</w:t>
      </w:r>
      <w:r w:rsidRPr="070B60A4">
        <w:rPr>
          <w:i/>
          <w:iCs/>
        </w:rPr>
        <w:t xml:space="preserve"> Bacteroides caccae </w:t>
      </w:r>
      <w:r w:rsidRPr="070B60A4">
        <w:t>DSM 19024,</w:t>
      </w:r>
      <w:r w:rsidRPr="070B60A4">
        <w:rPr>
          <w:i/>
          <w:iCs/>
        </w:rPr>
        <w:t xml:space="preserve"> Bacteroides ovatus </w:t>
      </w:r>
      <w:r w:rsidRPr="070B60A4">
        <w:t>DSM 1896</w:t>
      </w:r>
      <w:r w:rsidRPr="070B60A4">
        <w:rPr>
          <w:i/>
          <w:iCs/>
        </w:rPr>
        <w:t>,</w:t>
      </w:r>
      <w:r w:rsidRPr="070B60A4">
        <w:t xml:space="preserve"> and</w:t>
      </w:r>
      <w:r w:rsidRPr="070B60A4">
        <w:rPr>
          <w:i/>
          <w:iCs/>
        </w:rPr>
        <w:t xml:space="preserve"> Bacteroides thetaiotaomicron </w:t>
      </w:r>
      <w:r w:rsidRPr="070B60A4">
        <w:t>DSM 2079</w:t>
      </w:r>
      <w:r w:rsidRPr="070B60A4">
        <w:rPr>
          <w:vertAlign w:val="superscript"/>
        </w:rPr>
        <w:t>T</w:t>
      </w:r>
      <w:r w:rsidR="00A05530" w:rsidRPr="070B60A4">
        <w:t>,</w:t>
      </w:r>
      <w:r w:rsidRPr="070B60A4">
        <w:t xml:space="preserve"> </w:t>
      </w:r>
      <w:r w:rsidR="00022D4D" w:rsidRPr="070B60A4">
        <w:t xml:space="preserve">identified from </w:t>
      </w:r>
      <w:r w:rsidR="00022D4D" w:rsidRPr="070B60A4">
        <w:rPr>
          <w:i/>
          <w:iCs/>
        </w:rPr>
        <w:t>in silico</w:t>
      </w:r>
      <w:r w:rsidR="00022D4D" w:rsidRPr="070B60A4">
        <w:t xml:space="preserve"> genomic data</w:t>
      </w:r>
      <w:r w:rsidRPr="070B60A4">
        <w:t xml:space="preserve"> </w:t>
      </w:r>
      <w:r w:rsidRPr="070B60A4">
        <w:fldChar w:fldCharType="begin" w:fldLock="1"/>
      </w:r>
      <w:r w:rsidR="00CB03BE">
        <w:instrText xml:space="preserve"> ADDIN ZOTERO_ITEM CSL_CITATION {"citationID":"scaruwf6","properties":{"formattedCitation":"\\super 7,11\\nosupersub{}","plainCitation":"7,11","noteIndex":0},"citationItems":[{"id":"qHVHml6D/nyMsML2J","uris":["http://www.mendeley.com/documents/?uuid=f2657225-f08b-4c73-8928-5f001f7e8c23"],"itemData":{"DOI":"10.3389/fgene.2015.00148","ISBN":"1664-8021","ISSN":"16648021","PMID":"25941533","abstract":"The human gut microbiota supplies its host with essential nutrients, including B-vitamins. Using the PubSEED platform, we systematically assessed the genomes of 256 common human gut bacteria for the presence of biosynthesis pathways for eight B-vitamins: biotin, cobalamin, folate, niacin, pantothenate, pyridoxine, riboflavin, and thiamin. On the basis of the presence and absence of genome annotations, we predicted that each of the eight vitamins was produced by 40-65% of the 256 human gut microbes. The distribution of synthesis pathways was diverse; some genomes had all eight biosynthesis pathways, whereas others contained no de novo synthesis pathways. We compared our predictions to experimental data from 16 organisms and found 88% of our predictions to be in agreement with published data. In addition, we identified several pairs of organisms whose vitamin synthesis pathway pattern complemented those of other organisms. This analysis suggests that human gut bacteria actively exchange B-vitamins among each other, thereby enabling the survival of organisms that do not synthesize any of these essential cofactors. This result indicates the co-evolution of the gut microbes in the human gut environment. Our work presents the first comprehensive assessment of the B-vitamin synthesis capabilities of the human gut microbiota. We propose that in addition to diet, the gut microbiota is an important source of B-vitamins, and that changes in the gut microbiota composition can severely affect our dietary B-vitamin requirements.","author":[{"dropping-particle":"","family":"Magnúsdóttir","given":"Stefanía","non-dropping-particle":"","parse-names":false,"suffix":""},{"dropping-particle":"","family":"Ravcheev","given":"Dmitry","non-dropping-particle":"","parse-names":false,"suffix":""},{"dropping-particle":"","family":"Crécy-Lagard","given":"Valérie","non-dropping-particle":"De","parse-names":false,"suffix":""},{"dropping-particle":"","family":"Thiele","given":"Ines","non-dropping-particle":"","parse-names":false,"suffix":""}],"container-title":"Frontiers in Genetics","id":"ITEM-1","issue":"MAR","issued":{"date-parts":[["2015"]]},"page":"148","title":"Systematic genome assessment of B-vitamin biosynthesis suggests cooperation among gut microbes","type":"article-journal","volume":"6"}},{"id":"qHVHml6D/TdRejFIe","uris":["http://www.mendeley.com/documents/?uuid=0f070ce5-d482-4ca1-ad64-499825924f08"],"itemData":{"DOI":"10.3389/fmicb.2019.01316","ISSN":"1664-302X","abstract":"The human gut microbiome harbors a diverse array of metabolic pathways contributing to its development and homeostasis via a complex web of diet-dependent metabolic interactions within the microbial community and host. Genomics-based reconstruction and predictive modeling of these interactions would provide a framework for diagnostics and treatment of dysbiosis-related syndromes via rational selection of therapeutic prebiotics and dietary nutrients. Of particular interest are micronutrients, such as B-group vitamins, precursors of indispensable metabolic cofactors, that are produced de novo by some gut bacteria (prototrophs) but must be provided exogenously in the diet for many other bacterial species (auxotrophs) as well as for the mammalian host. Cross-feeding of B vitamins between prototrophic and auxotrophic species is expected to strongly contribute to the homeostasis of microbial communities in the distal gut given the efficient absorption of dietary vitamins in the upper gastrointestinal tract. To confidently estimate the balance of microbiome micronutrient biosynthetic capabilities and requirements using available genomic data, we have performed a subsystems-based reconstruction of biogenesis, salvage and uptake for eight B vitamins and queuosine over a reference set of 2,228 bacterial genomes representing 690 cultured species of the human gastrointestinal microbiota. This allowed us to classify the studied organisms with respect to their pathway variants and infer their prototrophic vs auxotrophic phenotypes. In addition to canonical vitamin pathways, several conserved partial pathways were identified pointing to alternative routes of syntrophic metabolism and expanding a microbial vitamin “menu” by several pathway intermediates (vitamers) such as thiazole, quinolinate, dethiobiotin, pantoate. A cross-species comparison was applied to assess the extent of conservation of vitamin phenotypes at distinct taxonomic levels (from strains to families). The obtained reference collection combined with 16S rRNA-based phylogenetic profiles was used to deduce phenotype profiles of human gut microbiota across in two large cohorts. This analysis provided the first estimate of B-vitamin requirements, production and sharing capabilities in the human gut microbiome establishing predictive phenotype profiling as a new approach to classification of microbiome samples. Future expansion of our reference genomic collection of metabolic phenotypes will allow further …","author":[{"dropping-particle":"","family":"Rodionov","given":"Dmitry A.","non-dropping-particle":"","parse-names":false,"suffix":""},{"dropping-particle":"","family":"Arzamasov","given":"Aleksandr A.","non-dropping-particle":"","parse-names":false,"suffix":""},{"dropping-particle":"","family":"Khoroshkin","given":"Matvei S.","non-dropping-particle":"","parse-names":false,"suffix":""},{"dropping-particle":"","family":"Iablokov","given":"Stanislav N.","non-dropping-particle":"","parse-names":false,"suffix":""},{"dropping-particle":"","family":"Leyn","given":"Semen A.","non-dropping-particle":"","parse-names":false,"suffix":""},{"dropping-particle":"","family":"Peterson","given":"Scott N.","non-dropping-particle":"","parse-names":false,"suffix":""},{"dropping-particle":"","family":"Novichkov","given":"Pavel S.","non-dropping-particle":"","parse-names":false,"suffix":""},{"dropping-particle":"","family":"Osterman","given":"Andrei L.","non-dropping-particle":"","parse-names":false,"suffix":""}],"container-title":"Frontiers in Microbiology","id":"ITEM-2","issued":{"date-parts":[["2019","6","12"]]},"page":"1316","publisher":"Frontiers","title":"Micronutrient Requirements and Sharing Capabilities of the Human Gut Microbiome","type":"article-journal","volume":"10"}}],"schema":"https://github.com/citation-style-language/schema/raw/master/csl-citation.json"} </w:instrText>
      </w:r>
      <w:r w:rsidRPr="070B60A4">
        <w:fldChar w:fldCharType="separate"/>
      </w:r>
      <w:r w:rsidR="00CB03BE" w:rsidRPr="00CB03BE">
        <w:rPr>
          <w:rFonts w:ascii="Calibri" w:hAnsiTheme="minorHAnsi" w:cs="Calibri"/>
          <w:sz w:val="22"/>
          <w:vertAlign w:val="superscript"/>
          <w:lang w:val="en-GB"/>
        </w:rPr>
        <w:t>7,11</w:t>
      </w:r>
      <w:r w:rsidRPr="070B60A4">
        <w:fldChar w:fldCharType="end"/>
      </w:r>
      <w:r w:rsidR="00022D4D" w:rsidRPr="070B60A4">
        <w:t xml:space="preserve"> was used in this study</w:t>
      </w:r>
      <w:r w:rsidRPr="070B60A4">
        <w:t xml:space="preserve">. </w:t>
      </w:r>
      <w:r w:rsidRPr="070B60A4">
        <w:rPr>
          <w:i/>
          <w:iCs/>
        </w:rPr>
        <w:t>R. intestinali</w:t>
      </w:r>
      <w:r w:rsidRPr="070B60A4">
        <w:t xml:space="preserve">s L1-82 was </w:t>
      </w:r>
      <w:r w:rsidR="00022D4D" w:rsidRPr="070B60A4">
        <w:t xml:space="preserve">selected </w:t>
      </w:r>
      <w:r w:rsidRPr="070B60A4">
        <w:t>as</w:t>
      </w:r>
      <w:r w:rsidR="00022D4D" w:rsidRPr="070B60A4">
        <w:t xml:space="preserve"> butyrate-producing</w:t>
      </w:r>
      <w:r w:rsidRPr="070B60A4">
        <w:t xml:space="preserve"> </w:t>
      </w:r>
      <w:r w:rsidR="00940695" w:rsidRPr="070B60A4">
        <w:t>folate</w:t>
      </w:r>
      <w:r w:rsidRPr="070B60A4">
        <w:t xml:space="preserve"> auxotrophic strain </w:t>
      </w:r>
      <w:r w:rsidRPr="070B60A4">
        <w:rPr>
          <w:lang w:val="fr-FR"/>
        </w:rPr>
        <w:fldChar w:fldCharType="begin" w:fldLock="1"/>
      </w:r>
      <w:r w:rsidR="00CB03BE">
        <w:instrText xml:space="preserve"> ADDIN ZOTERO_ITEM CSL_CITATION {"citationID":"1qiMurbY","properties":{"formattedCitation":"\\super 16\\nosupersub{}","plainCitation":"16","noteIndex":0},"citationItems":[{"id":"qHVHml6D/smMKIrAr","uris":["http://www.mendeley.com/documents/?uuid=dc1f82f8-7365-476a-872d-081bc5ab9880"],"itemData":{"DOI":"10.1128/mBio.00886-20","ISSN":"2150-7511","abstract":"&lt;p&gt; We investigated the requirement of 15 human butyrate-producing gut bacterial strains for eight B vitamins and the proteinogenic amino acids by a combination of genome sequence analysis and &lt;italic&gt;in vitro&lt;/italic&gt; growth experiments. The &lt;italic&gt;Ruminococcaceae&lt;/italic&gt; species &lt;named-content content-type=\"genus-species\"&gt;Faecalibacterium prausnitzii&lt;/named-content&gt; and &lt;named-content content-type=\"genus-species\"&gt;Subdoligranulum variabile&lt;/named-content&gt; were auxotrophic for most of the vitamins and the amino acid tryptophan. Within the &lt;italic&gt;Lachnospiraceae&lt;/italic&gt; , most species were prototrophic for all amino acids and several vitamins, but biotin auxotrophy was widespread. In addition, most of the strains belonging to &lt;named-content content-type=\"genus-species\"&gt;Eubacterium rectale&lt;/named-content&gt; and &lt;italic&gt;Roseburia&lt;/italic&gt; spp., but few of the other &lt;italic&gt;Lachnospiraceae&lt;/italic&gt; strains, were auxotrophic for thiamine and folate. Synthetic coculture experiments of five thiamine or folate auxotrophic strains with different prototrophic bacteria in the absence and presence of different vitamin concentrations were carried out. This demonstrated that cross-feeding between bacteria does take place and revealed differences in cross-feeding efficiency between prototrophic strains. Vitamin-independent growth stimulation in coculture compared to monococulture was also observed, in particular for &lt;named-content content-type=\"genus-species\"&gt;F. prausnitzii&lt;/named-content&gt; A2-165, suggesting that it benefits from the provision of other growth factors from community members. The presence of multiple vitamin auxotrophies in the most abundant butyrate-producing &lt;italic&gt;Firmicutes&lt;/italic&gt; species found in the healthy human colon indicates that these bacteria depend upon vitamins supplied from the diet or via cross-feeding from other members of the microbial community. &lt;/p&gt;","author":[{"dropping-particle":"","family":"Soto-Martin","given":"Eva C.","non-dropping-particle":"","parse-names":false,"suffix":""},{"dropping-particle":"","family":"Warnke","given":"Ines","non-dropping-particle":"","parse-names":false,"suffix":""},{"dropping-particle":"","family":"Farquharson","given":"Freda M.","non-dropping-particle":"","parse-names":false,"suffix":""},{"dropping-particle":"","family":"Christodoulou","given":"Marilena","non-dropping-particle":"","parse-names":false,"suffix":""},{"dropping-particle":"","family":"Horgan","given":"Graham","non-dropping-particle":"","parse-names":false,"suffix":""},{"dropping-particle":"","family":"Derrien","given":"Muriel","non-dropping-particle":"","parse-names":false,"suffix":""},{"dropping-particle":"","family":"Faurie","given":"Jean-Michel","non-dropping-particle":"","parse-names":false,"suffix":""},{"dropping-particle":"","family":"Flint","given":"Harry J.","non-dropping-particle":"","parse-names":false,"suffix":""},{"dropping-particle":"","family":"Duncan","given":"Sylvia H.","non-dropping-particle":"","parse-names":false,"suffix":""},{"dropping-particle":"","family":"Louis","given":"Petra","non-dropping-particle":"","parse-names":false,"suffix":""}],"container-title":"mBio","editor":[{"dropping-particle":"","family":"Relman","given":"David A.","non-dropping-particle":"","parse-names":false,"suffix":""}],"id":"ITEM-1","issue":"4","issued":{"date-parts":[["2020","7","14"]]},"publisher":"American Society for Microbiology","title":"Vitamin Biosynthesis by Human Gut Butyrate-Producing Bacteria and Cross-Feeding in Synthetic Microbial Communities","type":"article-journal","volume":"11"}}],"schema":"https://github.com/citation-style-language/schema/raw/master/csl-citation.json"} </w:instrText>
      </w:r>
      <w:r w:rsidRPr="070B60A4">
        <w:rPr>
          <w:lang w:val="fr-FR"/>
        </w:rPr>
        <w:fldChar w:fldCharType="separate"/>
      </w:r>
      <w:r w:rsidR="00CB03BE" w:rsidRPr="00CB03BE">
        <w:rPr>
          <w:rFonts w:ascii="Calibri" w:hAnsiTheme="minorHAnsi" w:cs="Calibri"/>
          <w:sz w:val="22"/>
          <w:vertAlign w:val="superscript"/>
          <w:lang w:val="en-GB"/>
        </w:rPr>
        <w:t>16</w:t>
      </w:r>
      <w:r w:rsidRPr="070B60A4">
        <w:rPr>
          <w:lang w:val="fr-FR"/>
        </w:rPr>
        <w:fldChar w:fldCharType="end"/>
      </w:r>
      <w:r w:rsidRPr="070B60A4">
        <w:t>. All strains were acquired from the German Collection of Microorganisms and Cell Culture GmbH (DSMZ, Braunschweig, Germany)</w:t>
      </w:r>
      <w:r w:rsidR="26CCFCF3" w:rsidRPr="070B60A4">
        <w:t xml:space="preserve">. </w:t>
      </w:r>
      <w:r w:rsidRPr="070B60A4">
        <w:t xml:space="preserve">Strains were stored at −80°C in 25% (v/v) anaerobic glycerol stocks, and </w:t>
      </w:r>
      <w:r w:rsidR="078332FA" w:rsidRPr="070B60A4">
        <w:t xml:space="preserve">they </w:t>
      </w:r>
      <w:r w:rsidRPr="070B60A4">
        <w:t>were routinely cultivated in basal medium consisting of (</w:t>
      </w:r>
      <w:r w:rsidR="001D0C99" w:rsidRPr="070B60A4">
        <w:t>in l</w:t>
      </w:r>
      <w:r w:rsidR="001D0C99" w:rsidRPr="070B60A4">
        <w:rPr>
          <w:vertAlign w:val="superscript"/>
        </w:rPr>
        <w:t>-1</w:t>
      </w:r>
      <w:r w:rsidRPr="070B60A4">
        <w:t>; all chemicals purchased from Sigma-Aldrich Chemie GmbH, Buchs, Switzerland, unless otherwise stated): 20 g tryptone (Chemie Brunschwig AG, Basel, Switzerland), 4 g L-threonine, 0.5 mg resazurin (redox indicator), 4 g NaHCO</w:t>
      </w:r>
      <w:r w:rsidRPr="070B60A4">
        <w:rPr>
          <w:vertAlign w:val="subscript"/>
        </w:rPr>
        <w:t>3</w:t>
      </w:r>
      <w:r w:rsidRPr="070B60A4">
        <w:t>, 1 g L-cysteine HCl, 0.4 g KH</w:t>
      </w:r>
      <w:r w:rsidRPr="070B60A4">
        <w:rPr>
          <w:vertAlign w:val="subscript"/>
        </w:rPr>
        <w:t>2</w:t>
      </w:r>
      <w:r w:rsidRPr="070B60A4">
        <w:t>PO</w:t>
      </w:r>
      <w:r w:rsidRPr="070B60A4">
        <w:rPr>
          <w:vertAlign w:val="subscript"/>
        </w:rPr>
        <w:t>4</w:t>
      </w:r>
      <w:r w:rsidRPr="070B60A4">
        <w:t>, 0.53 g Na</w:t>
      </w:r>
      <w:r w:rsidRPr="070B60A4">
        <w:rPr>
          <w:vertAlign w:val="subscript"/>
        </w:rPr>
        <w:t>2</w:t>
      </w:r>
      <w:r w:rsidRPr="070B60A4">
        <w:t>HPO</w:t>
      </w:r>
      <w:r w:rsidRPr="070B60A4">
        <w:rPr>
          <w:vertAlign w:val="subscript"/>
        </w:rPr>
        <w:t>4</w:t>
      </w:r>
      <w:r w:rsidRPr="070B60A4">
        <w:t>, 0.3 g NH</w:t>
      </w:r>
      <w:r w:rsidRPr="070B60A4">
        <w:rPr>
          <w:vertAlign w:val="subscript"/>
        </w:rPr>
        <w:t>4</w:t>
      </w:r>
      <w:r w:rsidRPr="070B60A4">
        <w:t xml:space="preserve">Cl, 0.3 g NaCl, 0.1 g </w:t>
      </w:r>
      <w:r w:rsidRPr="00A00336">
        <w:t>MgCl</w:t>
      </w:r>
      <w:r w:rsidRPr="00A00336">
        <w:rPr>
          <w:vertAlign w:val="subscript"/>
        </w:rPr>
        <w:t>2</w:t>
      </w:r>
      <w:ins w:id="32" w:author="Kundra  Palni" w:date="2024-08-27T17:08:00Z" w16du:dateUtc="2024-08-27T15:08:00Z">
        <w:r w:rsidR="009F2174" w:rsidRPr="00A00336">
          <w:t>‧</w:t>
        </w:r>
      </w:ins>
      <w:del w:id="33" w:author="Kundra  Palni" w:date="2024-08-27T17:08:00Z" w16du:dateUtc="2024-08-27T15:08:00Z">
        <w:r w:rsidRPr="00A00336" w:rsidDel="009F2174">
          <w:delText>.</w:delText>
        </w:r>
      </w:del>
      <w:r w:rsidRPr="00A00336">
        <w:t>6H</w:t>
      </w:r>
      <w:r w:rsidRPr="00A00336">
        <w:rPr>
          <w:vertAlign w:val="subscript"/>
        </w:rPr>
        <w:t>2</w:t>
      </w:r>
      <w:r w:rsidRPr="00A00336">
        <w:t>O,</w:t>
      </w:r>
      <w:r w:rsidRPr="070B60A4">
        <w:t xml:space="preserve"> 0.11 g CaCl</w:t>
      </w:r>
      <w:r w:rsidRPr="070B60A4">
        <w:rPr>
          <w:vertAlign w:val="subscript"/>
        </w:rPr>
        <w:t>2</w:t>
      </w:r>
      <w:r w:rsidRPr="070B60A4">
        <w:t xml:space="preserve">, 1 ml of acid stock solution </w:t>
      </w:r>
      <w:r w:rsidR="00A44467" w:rsidRPr="070B60A4">
        <w:t>(</w:t>
      </w:r>
      <w:r w:rsidRPr="070B60A4">
        <w:t>contains per liter 50 mM HCl (VWR International AG, Dietikon, Switzerland), 1</w:t>
      </w:r>
      <w:r w:rsidR="002E06B4" w:rsidRPr="070B60A4">
        <w:t xml:space="preserve"> </w:t>
      </w:r>
      <w:r w:rsidRPr="070B60A4">
        <w:t>mM H</w:t>
      </w:r>
      <w:r w:rsidRPr="070B60A4">
        <w:rPr>
          <w:vertAlign w:val="subscript"/>
        </w:rPr>
        <w:t>3</w:t>
      </w:r>
      <w:r w:rsidRPr="070B60A4">
        <w:t>BO</w:t>
      </w:r>
      <w:r w:rsidRPr="070B60A4">
        <w:rPr>
          <w:vertAlign w:val="subscript"/>
        </w:rPr>
        <w:t>3</w:t>
      </w:r>
      <w:r w:rsidRPr="070B60A4">
        <w:t>, 0.5 mM MnCl</w:t>
      </w:r>
      <w:r w:rsidRPr="070B60A4">
        <w:rPr>
          <w:vertAlign w:val="subscript"/>
        </w:rPr>
        <w:t>2</w:t>
      </w:r>
      <w:r w:rsidRPr="070B60A4">
        <w:t>, 7.5 mM FeCl</w:t>
      </w:r>
      <w:r w:rsidRPr="070B60A4">
        <w:rPr>
          <w:vertAlign w:val="subscript"/>
        </w:rPr>
        <w:t>2</w:t>
      </w:r>
      <w:r w:rsidRPr="070B60A4">
        <w:t>, 0.5 mM CoCl</w:t>
      </w:r>
      <w:r w:rsidRPr="070B60A4">
        <w:rPr>
          <w:vertAlign w:val="subscript"/>
        </w:rPr>
        <w:t>2</w:t>
      </w:r>
      <w:r w:rsidRPr="070B60A4">
        <w:t>, 0.1 mM NiCl</w:t>
      </w:r>
      <w:r w:rsidRPr="070B60A4">
        <w:rPr>
          <w:vertAlign w:val="subscript"/>
        </w:rPr>
        <w:t>2</w:t>
      </w:r>
      <w:r w:rsidRPr="070B60A4">
        <w:t>, and 0.5 mM ZnCl</w:t>
      </w:r>
      <w:r w:rsidRPr="070B60A4">
        <w:rPr>
          <w:vertAlign w:val="subscript"/>
        </w:rPr>
        <w:t>2</w:t>
      </w:r>
      <w:r w:rsidR="00A44467" w:rsidRPr="070B60A4">
        <w:t>),</w:t>
      </w:r>
      <w:r w:rsidRPr="070B60A4">
        <w:t xml:space="preserve"> 1 ml of alkaline stock solution </w:t>
      </w:r>
      <w:r w:rsidR="00A44467" w:rsidRPr="070B60A4">
        <w:t>(</w:t>
      </w:r>
      <w:r w:rsidRPr="070B60A4">
        <w:t>contains per liter: 10 mM NaOH, 0.1 mM Na</w:t>
      </w:r>
      <w:r w:rsidRPr="070B60A4">
        <w:rPr>
          <w:vertAlign w:val="subscript"/>
        </w:rPr>
        <w:t>2</w:t>
      </w:r>
      <w:r w:rsidRPr="070B60A4">
        <w:t>SeO</w:t>
      </w:r>
      <w:r w:rsidRPr="070B60A4">
        <w:rPr>
          <w:vertAlign w:val="subscript"/>
        </w:rPr>
        <w:t>3</w:t>
      </w:r>
      <w:r w:rsidRPr="070B60A4">
        <w:t>, 0.1 mM Na</w:t>
      </w:r>
      <w:r w:rsidRPr="070B60A4">
        <w:rPr>
          <w:vertAlign w:val="subscript"/>
        </w:rPr>
        <w:t>2</w:t>
      </w:r>
      <w:r w:rsidRPr="070B60A4">
        <w:t>WO</w:t>
      </w:r>
      <w:r w:rsidRPr="070B60A4">
        <w:rPr>
          <w:vertAlign w:val="subscript"/>
        </w:rPr>
        <w:t>4</w:t>
      </w:r>
      <w:r w:rsidRPr="070B60A4">
        <w:t>, and 0.1 mM Na</w:t>
      </w:r>
      <w:r w:rsidRPr="070B60A4">
        <w:rPr>
          <w:vertAlign w:val="subscript"/>
        </w:rPr>
        <w:t>2</w:t>
      </w:r>
      <w:r w:rsidRPr="070B60A4">
        <w:t>MoO</w:t>
      </w:r>
      <w:r w:rsidRPr="070B60A4">
        <w:rPr>
          <w:vertAlign w:val="subscript"/>
        </w:rPr>
        <w:t>4</w:t>
      </w:r>
      <w:r w:rsidR="00A44467" w:rsidRPr="070B60A4">
        <w:t xml:space="preserve">) </w:t>
      </w:r>
      <w:r w:rsidRPr="070B60A4">
        <w:fldChar w:fldCharType="begin" w:fldLock="1"/>
      </w:r>
      <w:r w:rsidR="00CB03BE">
        <w:instrText xml:space="preserve"> ADDIN ZOTERO_ITEM CSL_CITATION {"citationID":"7HdXIPTb","properties":{"formattedCitation":"\\super 20\\nosupersub{}","plainCitation":"20","noteIndex":0},"citationItems":[{"id":"qHVHml6D/mHAtj8Pu","uris":["http://www.mendeley.com/documents/?uuid=fef4e5d6-cbab-4db3-95b9-f255ca9ccf22"],"itemData":{"DOI":"10.1016/S0076-6879(05)97001-8","ISSN":"00766879","PMID":"16260282","abstract":"Exclusion of oxygen from growth media is essential for the growth of anoxic prokaryotes. In general, anaerobic techniques focus on the use of deaerated boiled growth media. Successful enrichment, isolation, and cultivation of anoxic prokaryotes critically depend on the choice of appropriate growth media and incubation conditions. This chapter discusses the requirements of anoxic prokaryotes for growth in the laboratory and different existing methods for their cultivation. Copyright 2005, Elsevier Inc. All rights reserved.","author":[{"dropping-particle":"","family":"Plugge","given":"Caroline M.","non-dropping-particle":"","parse-names":false,"suffix":""}],"container-title":"Methods in Enzymology","id":"ITEM-1","issued":{"date-parts":[["2005","1","1"]]},"page":"3-16","publisher":"Academic Press Inc.","title":"Anoxic media design, preparation, and considerations","type":"article","volume":"397"}}],"schema":"https://github.com/citation-style-language/schema/raw/master/csl-citation.json"} </w:instrText>
      </w:r>
      <w:r w:rsidRPr="070B60A4">
        <w:fldChar w:fldCharType="separate"/>
      </w:r>
      <w:r w:rsidR="00CB03BE" w:rsidRPr="00CB03BE">
        <w:rPr>
          <w:rFonts w:ascii="Calibri" w:hAnsiTheme="minorHAnsi" w:cs="Calibri"/>
          <w:sz w:val="22"/>
          <w:vertAlign w:val="superscript"/>
          <w:lang w:val="en-GB"/>
        </w:rPr>
        <w:t>20</w:t>
      </w:r>
      <w:r w:rsidRPr="070B60A4">
        <w:fldChar w:fldCharType="end"/>
      </w:r>
      <w:r w:rsidRPr="070B60A4">
        <w:t xml:space="preserve">. The medium was </w:t>
      </w:r>
      <w:r w:rsidR="00A05530" w:rsidRPr="070B60A4">
        <w:t xml:space="preserve">supplemented </w:t>
      </w:r>
      <w:r w:rsidRPr="070B60A4">
        <w:t xml:space="preserve">with vitamins (per liter): 20 µg biotin, 20 µg nicotinic acid, 10 µg p‐aminobenzoic acid, 20 µg thiamine, 20 µg pantothenate, 50 µg pyridoxamine, 10 µg cyanocobalamin, 20 µg folic acid, 10 µg riboflavin, 5 µg lipoic acid, 10 µg menadione and 0.75 µg phylloquinone </w:t>
      </w:r>
      <w:r w:rsidRPr="070B60A4">
        <w:fldChar w:fldCharType="begin" w:fldLock="1"/>
      </w:r>
      <w:r w:rsidR="00CB03BE">
        <w:instrText xml:space="preserve"> ADDIN ZOTERO_ITEM CSL_CITATION {"citationID":"XBp3BWaf","properties":{"formattedCitation":"\\super 21\\nosupersub{}","plainCitation":"21","noteIndex":0},"citationItems":[{"id":"qHVHml6D/8VrHSpIU","uris":["http://www.mendeley.com/documents/?uuid=665a8401-c880-4fcb-8e5f-167196f6b2e1"],"itemData":{"DOI":"10.1006/anae.1998.0178","ISBN":"1075-9964 (Print)\\r1075-9964 (Linking)","ISSN":"1075-9964","PMID":"16887651","abstract":"Acacia gums are commonly used food additives. It is currently unclear how extensively these non-digestible polysaccharides are fermented in the human large intestine. However, they have been shown to support bifidobacterial growth in vitro and may represent useful candidate prebiotics. In these investigations, in vitro 24-h batch incubations and chemostat continuous-cultures of human faecal bacteria were conducted using two acacia gums (Fibregum standard and Fibregum AS). Our aim was to study the effects of these gums on bacterial ecology and fermentation in the large bowel. Fructooligosaccharides (Actilight-950P) were also investigated as a reference. Both Acacia gums were extensively fermented by intestinal flora although there were marked differences in fermentation product formation and ecological effects, probably due to their differing botanical origins and/or biochemical characteristics. In particular, fermentation of Fibregum AS led to significantly higher proportions of propionate both in batch and chemostat experiments. Both gums decreased Clostridium sp. levels but only Fibregum-standard induced higher Lactobacillus sp. counts compared to control. These bacterial modifications were highly dependent of the operating pH of the fermentation system with acidic conditions promoting both the prebiotic and the butyrogenic effects of fructooligosaccharides. In these studies, we have demonstrated that, similarly to fructooligosaccharides, Acacia gums can exert putatively beneficial effects on host health through both the improvement of the composition of the large intestine microflora and SCFA formation.","author":[{"dropping-particle":"","family":"Michel","given":"C","non-dropping-particle":"","parse-names":false,"suffix":""},{"dropping-particle":"","family":"Kravtchenko","given":"T P","non-dropping-particle":"","parse-names":false,"suffix":""},{"dropping-particle":"","family":"David","given":"A","non-dropping-particle":"","parse-names":false,"suffix":""},{"dropping-particle":"","family":"Gueneau","given":"S","non-dropping-particle":"","parse-names":false,"suffix":""},{"dropping-particle":"","family":"Kozlowski","given":"F","non-dropping-particle":"","parse-names":false,"suffix":""},{"dropping-particle":"","family":"Cherbut","given":"C","non-dropping-particle":"","parse-names":false,"suffix":""}],"container-title":"Anaerobe","id":"ITEM-1","issue":"6","issued":{"date-parts":[["1998"]]},"page":"257-66","title":"In vitro prebiotic effects of Acacia gums onto the human intestinal microbiota depends on both botanical origin and environmental pH.","type":"article-journal","volume":"4"}}],"schema":"https://github.com/citation-style-language/schema/raw/master/csl-citation.json"} </w:instrText>
      </w:r>
      <w:r w:rsidRPr="070B60A4">
        <w:fldChar w:fldCharType="separate"/>
      </w:r>
      <w:r w:rsidR="00CB03BE" w:rsidRPr="00CB03BE">
        <w:rPr>
          <w:rFonts w:ascii="Calibri" w:hAnsiTheme="minorHAnsi" w:cs="Calibri"/>
          <w:sz w:val="22"/>
          <w:vertAlign w:val="superscript"/>
          <w:lang w:val="en-GB"/>
        </w:rPr>
        <w:t>21</w:t>
      </w:r>
      <w:r w:rsidRPr="070B60A4">
        <w:fldChar w:fldCharType="end"/>
      </w:r>
      <w:r w:rsidRPr="070B60A4">
        <w:t xml:space="preserve">. The basal medium was supplemented </w:t>
      </w:r>
      <w:r w:rsidRPr="070B60A4">
        <w:lastRenderedPageBreak/>
        <w:t>either with formate (50 mM) for formate</w:t>
      </w:r>
      <w:r w:rsidR="00BD0F93" w:rsidRPr="070B60A4">
        <w:t>-</w:t>
      </w:r>
      <w:r w:rsidRPr="070B60A4">
        <w:t>utilizing strains (</w:t>
      </w:r>
      <w:r w:rsidRPr="070B60A4">
        <w:rPr>
          <w:i/>
          <w:iCs/>
        </w:rPr>
        <w:t>M. formatexigens</w:t>
      </w:r>
      <w:r w:rsidRPr="070B60A4">
        <w:t xml:space="preserve"> and </w:t>
      </w:r>
      <w:r w:rsidRPr="070B60A4">
        <w:rPr>
          <w:i/>
          <w:iCs/>
        </w:rPr>
        <w:t>B</w:t>
      </w:r>
      <w:r w:rsidR="005D4FEC" w:rsidRPr="070B60A4">
        <w:rPr>
          <w:i/>
          <w:iCs/>
        </w:rPr>
        <w:t>.</w:t>
      </w:r>
      <w:r w:rsidRPr="070B60A4">
        <w:rPr>
          <w:i/>
          <w:iCs/>
        </w:rPr>
        <w:t xml:space="preserve"> hydrogenotrophic</w:t>
      </w:r>
      <w:r w:rsidR="005D4FEC" w:rsidRPr="070B60A4">
        <w:rPr>
          <w:i/>
          <w:iCs/>
        </w:rPr>
        <w:t>a</w:t>
      </w:r>
      <w:r w:rsidRPr="070B60A4">
        <w:t xml:space="preserve">), or with acetate (33 mM; Chemie Brunschwig AG) for </w:t>
      </w:r>
      <w:r w:rsidR="00105A87" w:rsidRPr="070B60A4">
        <w:t xml:space="preserve">all </w:t>
      </w:r>
      <w:r w:rsidRPr="070B60A4">
        <w:t>other strains</w:t>
      </w:r>
      <w:r w:rsidR="50891D41" w:rsidRPr="070B60A4">
        <w:t>.</w:t>
      </w:r>
      <w:r w:rsidR="00330338">
        <w:t xml:space="preserve"> For all the strains,</w:t>
      </w:r>
      <w:r w:rsidR="00A44886" w:rsidRPr="070B60A4">
        <w:t xml:space="preserve"> </w:t>
      </w:r>
      <w:r w:rsidR="00330338">
        <w:t>g</w:t>
      </w:r>
      <w:r w:rsidR="00A44886" w:rsidRPr="070B60A4">
        <w:t>lucose</w:t>
      </w:r>
      <w:r w:rsidR="009D59E5" w:rsidRPr="070B60A4">
        <w:t xml:space="preserve"> (</w:t>
      </w:r>
      <w:r w:rsidR="00682A51" w:rsidRPr="070B60A4">
        <w:t>27</w:t>
      </w:r>
      <w:r w:rsidR="009D59E5" w:rsidRPr="070B60A4">
        <w:t xml:space="preserve"> mM)</w:t>
      </w:r>
      <w:r w:rsidR="00A44886" w:rsidRPr="070B60A4">
        <w:t xml:space="preserve"> was </w:t>
      </w:r>
      <w:r w:rsidR="00330338">
        <w:t>supplemented.</w:t>
      </w:r>
      <w:r w:rsidRPr="070B60A4">
        <w:t xml:space="preserve"> The medium was prepared anaerobically </w:t>
      </w:r>
      <w:r w:rsidR="00105A87" w:rsidRPr="070B60A4">
        <w:t xml:space="preserve">using the Hungate technique </w:t>
      </w:r>
      <w:r w:rsidRPr="070B60A4">
        <w:t xml:space="preserve">as previously described </w:t>
      </w:r>
      <w:r w:rsidRPr="070B60A4">
        <w:fldChar w:fldCharType="begin" w:fldLock="1"/>
      </w:r>
      <w:r w:rsidR="00CB03BE">
        <w:instrText xml:space="preserve"> ADDIN ZOTERO_ITEM CSL_CITATION {"citationID":"oQSzenVB","properties":{"formattedCitation":"\\super 22\\nosupersub{}","plainCitation":"22","noteIndex":0},"citationItems":[{"id":"qHVHml6D/yEz4s50P","uris":["http://www.mendeley.com/documents/?uuid=fb4cf4f1-4e4b-4d81-8c36-6e239625b729"],"itemData":{"DOI":"10.1111/1751-7915.12844","ISSN":"17517915","PMID":"28980453","abstract":"Interest in faecal microbiota transplantation (FMT) has increased as therapy for intestinal diseases, but safety issues limit its widespread use. Intestinal fermentation technology (IFT) can produce controlled, diverse and metabolically active ‘artificial’ colonic microbiota as potential alternative to common FMT. However, suitable processing technology to store this artificial microbiota is lacking. In this study, we evaluated the impact of the two cryoprotectives, glycerol (15% v/v) and inulin (5% w/v) alone and in combination, in preserving short-chain fatty acid formation and recovery of major butyrate-producing bacteria in three artificial microbiota during cryopreservation for 3 months at −80°C. After 24 h anaerobic fermentation of the preserved microbiota, butyrate and propionate production were maintained when glycerol was used as cryoprotectant, while acetate and butyrate were formed more rapidly with glycerol in combination with inulin. Glycerol supported cryopreservation of the Roseburia spp./Eubacterium rectale group, while inulin improved the recovery of Faecalibacterium prausnitzii. Eubacterium hallii growth was affected minimally by cryopreservation. Our data indicate that butyrate producers, which are key organisms for gut health, can be well preserved with glycerol and inulin during frozen storage. This is of high importance if artificially produced colonic microbiota is considered for therapeutic purposes.","author":[{"dropping-particle":"","family":"Bircher","given":"Lea","non-dropping-particle":"","parse-names":false,"suffix":""},{"dropping-particle":"","family":"Schwab","given":"Clarissa","non-dropping-particle":"","parse-names":false,"suffix":""},{"dropping-particle":"","family":"Geirnaert","given":"Annelies","non-dropping-particle":"","parse-names":false,"suffix":""},{"dropping-particle":"","family":"Lacroix","given":"Christophe","non-dropping-particle":"","parse-names":false,"suffix":""}],"container-title":"Microbial Biotechnology","id":"ITEM-1","issue":"1","issued":{"date-parts":[["2018"]]},"page":"163-175","title":"Cryopreservation of artificial gut microbiota produced with in vitro fermentation technology","type":"article-journal","volume":"11"}}],"schema":"https://github.com/citation-style-language/schema/raw/master/csl-citation.json"} </w:instrText>
      </w:r>
      <w:r w:rsidRPr="070B60A4">
        <w:fldChar w:fldCharType="separate"/>
      </w:r>
      <w:r w:rsidR="00CB03BE" w:rsidRPr="00CB03BE">
        <w:rPr>
          <w:rFonts w:ascii="Calibri" w:hAnsiTheme="minorHAnsi" w:cs="Calibri"/>
          <w:sz w:val="22"/>
          <w:vertAlign w:val="superscript"/>
          <w:lang w:val="en-GB"/>
        </w:rPr>
        <w:t>22</w:t>
      </w:r>
      <w:r w:rsidRPr="070B60A4">
        <w:fldChar w:fldCharType="end"/>
      </w:r>
      <w:r w:rsidR="009D59E5" w:rsidRPr="070B60A4">
        <w:t>.</w:t>
      </w:r>
    </w:p>
    <w:p w14:paraId="4D2BF786" w14:textId="4013DBC2" w:rsidR="00146753" w:rsidRPr="00DF3DB1" w:rsidRDefault="1A717105" w:rsidP="00912A05">
      <w:pPr>
        <w:snapToGrid w:val="0"/>
        <w:spacing w:before="120" w:after="120" w:line="480" w:lineRule="auto"/>
        <w:contextualSpacing/>
        <w:jc w:val="both"/>
        <w:pPrChange w:id="34" w:author="Kundra  Palni" w:date="2024-09-03T11:48:00Z" w16du:dateUtc="2024-09-03T09:48:00Z">
          <w:pPr>
            <w:snapToGrid w:val="0"/>
            <w:spacing w:line="480" w:lineRule="auto"/>
            <w:jc w:val="both"/>
          </w:pPr>
        </w:pPrChange>
      </w:pPr>
      <w:r w:rsidRPr="070B60A4">
        <w:t xml:space="preserve">Before performing each </w:t>
      </w:r>
      <w:r w:rsidR="42327CC3" w:rsidRPr="070B60A4">
        <w:t>experiment</w:t>
      </w:r>
      <w:r w:rsidRPr="070B60A4">
        <w:t xml:space="preserve">, bacterial </w:t>
      </w:r>
      <w:r w:rsidR="00A44467" w:rsidRPr="070B60A4">
        <w:t>c</w:t>
      </w:r>
      <w:r w:rsidR="00146753" w:rsidRPr="070B60A4">
        <w:t xml:space="preserve">ultures were reactivated from glycerol stocks and sub-cultured at least twice before </w:t>
      </w:r>
      <w:r w:rsidR="00D748BE">
        <w:t>being used for the culture experiments inoculum</w:t>
      </w:r>
      <w:r w:rsidR="00146753" w:rsidRPr="070B60A4">
        <w:t xml:space="preserve"> (Hungate tubes, CO</w:t>
      </w:r>
      <w:r w:rsidR="00146753" w:rsidRPr="070B60A4">
        <w:rPr>
          <w:vertAlign w:val="subscript"/>
        </w:rPr>
        <w:t>2</w:t>
      </w:r>
      <w:r w:rsidR="00146753" w:rsidRPr="070B60A4">
        <w:t xml:space="preserve"> headspace, 2% (v/v) inoculum, incubated for 48 h at 37°C). </w:t>
      </w:r>
      <w:r w:rsidR="7181EB67" w:rsidRPr="070B60A4">
        <w:t>Moreover</w:t>
      </w:r>
      <w:r w:rsidR="00146753" w:rsidRPr="070B60A4">
        <w:t>, samples were taken from the inoculum for Gram staining to confirm the purity of the cultures.</w:t>
      </w:r>
    </w:p>
    <w:p w14:paraId="2AC3B80E" w14:textId="0B9E2FDE" w:rsidR="00146753" w:rsidRPr="00B30F68" w:rsidRDefault="00146753"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35" w:author="Kundra  Palni" w:date="2024-09-03T11:48:00Z" w16du:dateUtc="2024-09-03T09:48:00Z">
          <w:pPr>
            <w:pStyle w:val="Heading3"/>
            <w:snapToGrid w:val="0"/>
            <w:spacing w:line="480" w:lineRule="auto"/>
          </w:pPr>
        </w:pPrChange>
      </w:pPr>
      <w:bookmarkStart w:id="36" w:name="_Toc136426423"/>
      <w:bookmarkStart w:id="37" w:name="_Toc136431690"/>
      <w:bookmarkStart w:id="38" w:name="_Toc136439601"/>
      <w:bookmarkStart w:id="39" w:name="_Toc146538919"/>
      <w:r w:rsidRPr="00B30F68">
        <w:rPr>
          <w:rFonts w:ascii="Times New Roman" w:eastAsia="Times New Roman" w:hAnsi="Times New Roman" w:cs="Times New Roman"/>
          <w:bCs/>
          <w:color w:val="auto"/>
          <w:lang w:eastAsia="en-GB"/>
          <w14:ligatures w14:val="none"/>
        </w:rPr>
        <w:t>Preparation of</w:t>
      </w:r>
      <w:r w:rsidR="00022D4D" w:rsidRPr="00B30F68">
        <w:rPr>
          <w:rFonts w:ascii="Times New Roman" w:eastAsia="Times New Roman" w:hAnsi="Times New Roman" w:cs="Times New Roman"/>
          <w:bCs/>
          <w:color w:val="auto"/>
          <w:lang w:eastAsia="en-GB"/>
          <w14:ligatures w14:val="none"/>
        </w:rPr>
        <w:t xml:space="preserve"> natural folate in</w:t>
      </w:r>
      <w:r w:rsidRPr="00B30F68">
        <w:rPr>
          <w:rFonts w:ascii="Times New Roman" w:eastAsia="Times New Roman" w:hAnsi="Times New Roman" w:cs="Times New Roman"/>
          <w:bCs/>
          <w:color w:val="auto"/>
          <w:lang w:eastAsia="en-GB"/>
          <w14:ligatures w14:val="none"/>
        </w:rPr>
        <w:t xml:space="preserve"> inactivated bacterial </w:t>
      </w:r>
      <w:bookmarkEnd w:id="36"/>
      <w:bookmarkEnd w:id="37"/>
      <w:bookmarkEnd w:id="38"/>
      <w:bookmarkEnd w:id="39"/>
      <w:r w:rsidR="000B617D" w:rsidRPr="00B30F68">
        <w:rPr>
          <w:rFonts w:ascii="Times New Roman" w:eastAsia="Times New Roman" w:hAnsi="Times New Roman" w:cs="Times New Roman"/>
          <w:bCs/>
          <w:color w:val="auto"/>
          <w:lang w:eastAsia="en-GB"/>
          <w14:ligatures w14:val="none"/>
        </w:rPr>
        <w:t>extracts</w:t>
      </w:r>
    </w:p>
    <w:p w14:paraId="3178CBE6" w14:textId="62645560" w:rsidR="00146753" w:rsidRPr="00DF3DB1" w:rsidRDefault="00146753" w:rsidP="00912A05">
      <w:pPr>
        <w:spacing w:before="120" w:after="120" w:line="480" w:lineRule="auto"/>
        <w:contextualSpacing/>
        <w:jc w:val="both"/>
        <w:rPr>
          <w:b/>
          <w:lang w:eastAsia="it-IT"/>
        </w:rPr>
        <w:pPrChange w:id="40" w:author="Kundra  Palni" w:date="2024-09-03T11:48:00Z" w16du:dateUtc="2024-09-03T09:48:00Z">
          <w:pPr>
            <w:spacing w:line="480" w:lineRule="auto"/>
            <w:jc w:val="both"/>
          </w:pPr>
        </w:pPrChange>
      </w:pPr>
      <w:bookmarkStart w:id="41" w:name="_Toc136426424"/>
      <w:bookmarkStart w:id="42" w:name="_Toc136431691"/>
      <w:bookmarkStart w:id="43" w:name="_Toc136439602"/>
      <w:r w:rsidRPr="00DF3DB1">
        <w:t xml:space="preserve">Inactivated bacterial (IB) </w:t>
      </w:r>
      <w:r w:rsidR="000B617D">
        <w:t>extracts</w:t>
      </w:r>
      <w:r w:rsidRPr="00DF3DB1">
        <w:t xml:space="preserve"> (</w:t>
      </w:r>
      <w:r w:rsidR="00D748BE">
        <w:t xml:space="preserve">fermented medium containing </w:t>
      </w:r>
      <w:r w:rsidRPr="00DF3DB1">
        <w:t xml:space="preserve">heat lysed cell) were prepared from </w:t>
      </w:r>
      <w:r w:rsidR="006A3031">
        <w:t>folate</w:t>
      </w:r>
      <w:r w:rsidRPr="00DF3DB1">
        <w:t xml:space="preserve"> prototrophic species (</w:t>
      </w:r>
      <w:r w:rsidRPr="00DF3DB1">
        <w:rPr>
          <w:i/>
        </w:rPr>
        <w:t xml:space="preserve">M. formatexigens, </w:t>
      </w:r>
      <w:r w:rsidRPr="00DF3DB1">
        <w:rPr>
          <w:iCs/>
        </w:rPr>
        <w:t>MFP;</w:t>
      </w:r>
      <w:r w:rsidRPr="00DF3DB1">
        <w:rPr>
          <w:i/>
        </w:rPr>
        <w:t xml:space="preserve"> B. hydrogenotrophica, </w:t>
      </w:r>
      <w:r w:rsidRPr="00DF3DB1">
        <w:t>BHP</w:t>
      </w:r>
      <w:r w:rsidRPr="00DF3DB1">
        <w:rPr>
          <w:iCs/>
        </w:rPr>
        <w:t>;</w:t>
      </w:r>
      <w:r w:rsidRPr="00DF3DB1">
        <w:rPr>
          <w:i/>
        </w:rPr>
        <w:t xml:space="preserve"> B. producta, </w:t>
      </w:r>
      <w:r w:rsidRPr="00DF3DB1">
        <w:t>BPP;</w:t>
      </w:r>
      <w:r w:rsidRPr="00DF3DB1">
        <w:rPr>
          <w:i/>
        </w:rPr>
        <w:t xml:space="preserve"> B. caccae, </w:t>
      </w:r>
      <w:r w:rsidRPr="00DF3DB1">
        <w:t>BCP;</w:t>
      </w:r>
      <w:r w:rsidRPr="00DF3DB1">
        <w:rPr>
          <w:i/>
        </w:rPr>
        <w:t xml:space="preserve"> B. ovatus, </w:t>
      </w:r>
      <w:r w:rsidRPr="00DF3DB1">
        <w:t>BOP; and</w:t>
      </w:r>
      <w:r w:rsidRPr="00DF3DB1">
        <w:rPr>
          <w:i/>
        </w:rPr>
        <w:t xml:space="preserve"> B. thetaiotaomicron, </w:t>
      </w:r>
      <w:r w:rsidRPr="00DF3DB1">
        <w:t xml:space="preserve">BTP). To avoid any </w:t>
      </w:r>
      <w:r w:rsidR="00940695">
        <w:t>folate</w:t>
      </w:r>
      <w:r w:rsidRPr="00DF3DB1">
        <w:t xml:space="preserve"> carryover</w:t>
      </w:r>
      <w:r w:rsidR="00432313">
        <w:t xml:space="preserve"> </w:t>
      </w:r>
      <w:r w:rsidR="008C32AB">
        <w:t>from the medium,</w:t>
      </w:r>
      <w:r w:rsidRPr="000B617D">
        <w:rPr>
          <w:color w:val="FF0000"/>
        </w:rPr>
        <w:t xml:space="preserve"> </w:t>
      </w:r>
      <w:r w:rsidRPr="00DF3DB1">
        <w:t xml:space="preserve">all six </w:t>
      </w:r>
      <w:r w:rsidR="006A3031">
        <w:t>folate</w:t>
      </w:r>
      <w:r w:rsidRPr="00DF3DB1">
        <w:t xml:space="preserve"> prototrophic strains were sub-cultured twice in a chemically defined medium (CDM)</w:t>
      </w:r>
      <w:r w:rsidR="00022D4D">
        <w:t>,</w:t>
      </w:r>
      <w:r w:rsidRPr="00DF3DB1">
        <w:rPr>
          <w:color w:val="000000" w:themeColor="text1"/>
          <w:lang w:eastAsia="it-IT"/>
        </w:rPr>
        <w:t xml:space="preserve"> </w:t>
      </w:r>
      <w:r w:rsidR="00022D4D">
        <w:rPr>
          <w:color w:val="000000" w:themeColor="text1"/>
          <w:lang w:eastAsia="it-IT"/>
        </w:rPr>
        <w:t>deprived of folate and formulated for the</w:t>
      </w:r>
      <w:r w:rsidR="00022D4D" w:rsidRPr="00DF3DB1">
        <w:rPr>
          <w:color w:val="000000" w:themeColor="text1"/>
          <w:lang w:eastAsia="it-IT"/>
        </w:rPr>
        <w:t xml:space="preserve"> </w:t>
      </w:r>
      <w:r w:rsidRPr="00DF3DB1">
        <w:rPr>
          <w:color w:val="000000" w:themeColor="text1"/>
          <w:lang w:eastAsia="it-IT"/>
        </w:rPr>
        <w:t>cultivat</w:t>
      </w:r>
      <w:r w:rsidR="00022D4D">
        <w:rPr>
          <w:color w:val="000000" w:themeColor="text1"/>
          <w:lang w:eastAsia="it-IT"/>
        </w:rPr>
        <w:t>ion</w:t>
      </w:r>
      <w:r w:rsidR="0064362E">
        <w:rPr>
          <w:color w:val="000000" w:themeColor="text1"/>
          <w:lang w:eastAsia="it-IT"/>
        </w:rPr>
        <w:t xml:space="preserve"> of</w:t>
      </w:r>
      <w:r w:rsidRPr="00DF3DB1">
        <w:rPr>
          <w:color w:val="000000" w:themeColor="text1"/>
          <w:lang w:eastAsia="it-IT"/>
        </w:rPr>
        <w:t xml:space="preserve"> human gut anaerobes </w:t>
      </w:r>
      <w:r>
        <w:rPr>
          <w:color w:val="000000" w:themeColor="text1"/>
          <w:lang w:eastAsia="it-IT"/>
        </w:rPr>
        <w:fldChar w:fldCharType="begin" w:fldLock="1"/>
      </w:r>
      <w:r w:rsidR="00CB03BE">
        <w:rPr>
          <w:color w:val="000000" w:themeColor="text1"/>
          <w:lang w:eastAsia="it-IT"/>
        </w:rPr>
        <w:instrText xml:space="preserve"> ADDIN ZOTERO_ITEM CSL_CITATION {"citationID":"7vm1gNxo","properties":{"formattedCitation":"\\super 16\\nosupersub{}","plainCitation":"16","noteIndex":0},"citationItems":[{"id":"qHVHml6D/smMKIrAr","uris":["http://www.mendeley.com/documents/?uuid=dc1f82f8-7365-476a-872d-081bc5ab9880"],"itemData":{"DOI":"10.1128/mBio.00886-20","ISSN":"2150-7511","abstract":"&lt;p&gt; We investigated the requirement of 15 human butyrate-producing gut bacterial strains for eight B vitamins and the proteinogenic amino acids by a combination of genome sequence analysis and &lt;italic&gt;in vitro&lt;/italic&gt; growth experiments. The &lt;italic&gt;Ruminococcaceae&lt;/italic&gt; species &lt;named-content content-type=\"genus-species\"&gt;Faecalibacterium prausnitzii&lt;/named-content&gt; and &lt;named-content content-type=\"genus-species\"&gt;Subdoligranulum variabile&lt;/named-content&gt; were auxotrophic for most of the vitamins and the amino acid tryptophan. Within the &lt;italic&gt;Lachnospiraceae&lt;/italic&gt; , most species were prototrophic for all amino acids and several vitamins, but biotin auxotrophy was widespread. In addition, most of the strains belonging to &lt;named-content content-type=\"genus-species\"&gt;Eubacterium rectale&lt;/named-content&gt; and &lt;italic&gt;Roseburia&lt;/italic&gt; spp., but few of the other &lt;italic&gt;Lachnospiraceae&lt;/italic&gt; strains, were auxotrophic for thiamine and folate. Synthetic coculture experiments of five thiamine or folate auxotrophic strains with different prototrophic bacteria in the absence and presence of different vitamin concentrations were carried out. This demonstrated that cross-feeding between bacteria does take place and revealed differences in cross-feeding efficiency between prototrophic strains. Vitamin-independent growth stimulation in coculture compared to monococulture was also observed, in particular for &lt;named-content content-type=\"genus-species\"&gt;F. prausnitzii&lt;/named-content&gt; A2-165, suggesting that it benefits from the provision of other growth factors from community members. The presence of multiple vitamin auxotrophies in the most abundant butyrate-producing &lt;italic&gt;Firmicutes&lt;/italic&gt; species found in the healthy human colon indicates that these bacteria depend upon vitamins supplied from the diet or via cross-feeding from other members of the microbial community. &lt;/p&gt;","author":[{"dropping-particle":"","family":"Soto-Martin","given":"Eva C.","non-dropping-particle":"","parse-names":false,"suffix":""},{"dropping-particle":"","family":"Warnke","given":"Ines","non-dropping-particle":"","parse-names":false,"suffix":""},{"dropping-particle":"","family":"Farquharson","given":"Freda M.","non-dropping-particle":"","parse-names":false,"suffix":""},{"dropping-particle":"","family":"Christodoulou","given":"Marilena","non-dropping-particle":"","parse-names":false,"suffix":""},{"dropping-particle":"","family":"Horgan","given":"Graham","non-dropping-particle":"","parse-names":false,"suffix":""},{"dropping-particle":"","family":"Derrien","given":"Muriel","non-dropping-particle":"","parse-names":false,"suffix":""},{"dropping-particle":"","family":"Faurie","given":"Jean-Michel","non-dropping-particle":"","parse-names":false,"suffix":""},{"dropping-particle":"","family":"Flint","given":"Harry J.","non-dropping-particle":"","parse-names":false,"suffix":""},{"dropping-particle":"","family":"Duncan","given":"Sylvia H.","non-dropping-particle":"","parse-names":false,"suffix":""},{"dropping-particle":"","family":"Louis","given":"Petra","non-dropping-particle":"","parse-names":false,"suffix":""}],"container-title":"mBio","editor":[{"dropping-particle":"","family":"Relman","given":"David A.","non-dropping-particle":"","parse-names":false,"suffix":""}],"id":"ITEM-1","issue":"4","issued":{"date-parts":[["2020","7","14"]]},"publisher":"American Society for Microbiology","title":"Vitamin Biosynthesis by Human Gut Butyrate-Producing Bacteria and Cross-Feeding in Synthetic Microbial Communities","type":"article-journal","volume":"11"}}],"schema":"https://github.com/citation-style-language/schema/raw/master/csl-citation.json"} </w:instrText>
      </w:r>
      <w:r>
        <w:rPr>
          <w:color w:val="000000" w:themeColor="text1"/>
          <w:lang w:eastAsia="it-IT"/>
        </w:rPr>
        <w:fldChar w:fldCharType="separate"/>
      </w:r>
      <w:r w:rsidR="00CB03BE" w:rsidRPr="00CB03BE">
        <w:rPr>
          <w:rFonts w:ascii="Calibri" w:hAnsiTheme="minorHAnsi" w:cs="Calibri"/>
          <w:color w:val="000000"/>
          <w:sz w:val="22"/>
          <w:vertAlign w:val="superscript"/>
          <w:lang w:val="en-GB"/>
        </w:rPr>
        <w:t>16</w:t>
      </w:r>
      <w:r>
        <w:rPr>
          <w:color w:val="000000" w:themeColor="text1"/>
          <w:lang w:eastAsia="it-IT"/>
        </w:rPr>
        <w:fldChar w:fldCharType="end"/>
      </w:r>
      <w:r w:rsidRPr="00DF3DB1">
        <w:t xml:space="preserve">. Pre-cultures were prepared anaerobically in Hungate tubes (2% (v/v) inoculum, incubated for 48 h at 37°C) </w:t>
      </w:r>
      <w:r w:rsidR="00D748BE">
        <w:t xml:space="preserve">as described above, </w:t>
      </w:r>
      <w:r w:rsidRPr="00DF3DB1">
        <w:t>and further incubated into</w:t>
      </w:r>
      <w:r w:rsidRPr="00DF3DB1">
        <w:rPr>
          <w:rFonts w:eastAsia="Calibri"/>
        </w:rPr>
        <w:t xml:space="preserve"> serum flasks for</w:t>
      </w:r>
      <w:r w:rsidR="00623A9F">
        <w:rPr>
          <w:rFonts w:eastAsia="Calibri"/>
        </w:rPr>
        <w:t xml:space="preserve"> about</w:t>
      </w:r>
      <w:r w:rsidRPr="00DF3DB1">
        <w:rPr>
          <w:rFonts w:eastAsia="Calibri"/>
        </w:rPr>
        <w:t xml:space="preserve"> </w:t>
      </w:r>
      <w:r w:rsidR="00E10408" w:rsidRPr="005C509E">
        <w:rPr>
          <w:rFonts w:eastAsia="Calibri"/>
        </w:rPr>
        <w:t>60</w:t>
      </w:r>
      <w:r w:rsidRPr="00635432">
        <w:rPr>
          <w:rFonts w:eastAsia="Calibri"/>
        </w:rPr>
        <w:t xml:space="preserve"> </w:t>
      </w:r>
      <w:r w:rsidRPr="00DF3DB1">
        <w:rPr>
          <w:rFonts w:eastAsia="Calibri"/>
        </w:rPr>
        <w:t>h in 50 m</w:t>
      </w:r>
      <w:r>
        <w:rPr>
          <w:rFonts w:eastAsia="Calibri"/>
        </w:rPr>
        <w:t>l</w:t>
      </w:r>
      <w:r w:rsidRPr="00DF3DB1">
        <w:rPr>
          <w:rFonts w:eastAsia="Calibri"/>
        </w:rPr>
        <w:t xml:space="preserve"> CDM with</w:t>
      </w:r>
      <w:r w:rsidR="00022D4D">
        <w:rPr>
          <w:rFonts w:eastAsia="Calibri"/>
        </w:rPr>
        <w:t xml:space="preserve"> folate</w:t>
      </w:r>
      <w:r w:rsidRPr="00DF3DB1">
        <w:rPr>
          <w:rFonts w:eastAsia="Calibri"/>
        </w:rPr>
        <w:t xml:space="preserve"> precursor </w:t>
      </w:r>
      <w:r w:rsidRPr="00DF3DB1">
        <w:rPr>
          <w:color w:val="000000" w:themeColor="text1"/>
          <w:lang w:eastAsia="it-IT"/>
        </w:rPr>
        <w:t xml:space="preserve">PABA since several </w:t>
      </w:r>
      <w:r w:rsidR="00444B3C">
        <w:t>folate</w:t>
      </w:r>
      <w:r w:rsidRPr="00DF3DB1">
        <w:rPr>
          <w:color w:val="000000" w:themeColor="text1"/>
          <w:lang w:eastAsia="it-IT"/>
        </w:rPr>
        <w:t xml:space="preserve"> prototrophic microbes are known to be auxotroph for PABA </w:t>
      </w:r>
      <w:r>
        <w:rPr>
          <w:color w:val="000000" w:themeColor="text1"/>
          <w:lang w:eastAsia="it-IT"/>
        </w:rPr>
        <w:fldChar w:fldCharType="begin" w:fldLock="1"/>
      </w:r>
      <w:r w:rsidR="00CB03BE">
        <w:rPr>
          <w:color w:val="000000" w:themeColor="text1"/>
          <w:lang w:eastAsia="it-IT"/>
        </w:rPr>
        <w:instrText xml:space="preserve"> ADDIN ZOTERO_ITEM CSL_CITATION {"citationID":"ijqIvnRy","properties":{"formattedCitation":"\\super 11\\nosupersub{}","plainCitation":"11","noteIndex":0},"citationItems":[{"id":"qHVHml6D/TdRejFIe","uris":["http://www.mendeley.com/documents/?uuid=0f070ce5-d482-4ca1-ad64-499825924f08"],"itemData":{"DOI":"10.3389/fmicb.2019.01316","ISSN":"1664-302X","abstract":"The human gut microbiome harbors a diverse array of metabolic pathways contributing to its development and homeostasis via a complex web of diet-dependent metabolic interactions within the microbial community and host. Genomics-based reconstruction and predictive modeling of these interactions would provide a framework for diagnostics and treatment of dysbiosis-related syndromes via rational selection of therapeutic prebiotics and dietary nutrients. Of particular interest are micronutrients, such as B-group vitamins, precursors of indispensable metabolic cofactors, that are produced de novo by some gut bacteria (prototrophs) but must be provided exogenously in the diet for many other bacterial species (auxotrophs) as well as for the mammalian host. Cross-feeding of B vitamins between prototrophic and auxotrophic species is expected to strongly contribute to the homeostasis of microbial communities in the distal gut given the efficient absorption of dietary vitamins in the upper gastrointestinal tract. To confidently estimate the balance of microbiome micronutrient biosynthetic capabilities and requirements using available genomic data, we have performed a subsystems-based reconstruction of biogenesis, salvage and uptake for eight B vitamins and queuosine over a reference set of 2,228 bacterial genomes representing 690 cultured species of the human gastrointestinal microbiota. This allowed us to classify the studied organisms with respect to their pathway variants and infer their prototrophic vs auxotrophic phenotypes. In addition to canonical vitamin pathways, several conserved partial pathways were identified pointing to alternative routes of syntrophic metabolism and expanding a microbial vitamin “menu” by several pathway intermediates (vitamers) such as thiazole, quinolinate, dethiobiotin, pantoate. A cross-species comparison was applied to assess the extent of conservation of vitamin phenotypes at distinct taxonomic levels (from strains to families). The obtained reference collection combined with 16S rRNA-based phylogenetic profiles was used to deduce phenotype profiles of human gut microbiota across in two large cohorts. This analysis provided the first estimate of B-vitamin requirements, production and sharing capabilities in the human gut microbiome establishing predictive phenotype profiling as a new approach to classification of microbiome samples. Future expansion of our reference genomic collection of metabolic phenotypes will allow further …","author":[{"dropping-particle":"","family":"Rodionov","given":"Dmitry A.","non-dropping-particle":"","parse-names":false,"suffix":""},{"dropping-particle":"","family":"Arzamasov","given":"Aleksandr A.","non-dropping-particle":"","parse-names":false,"suffix":""},{"dropping-particle":"","family":"Khoroshkin","given":"Matvei S.","non-dropping-particle":"","parse-names":false,"suffix":""},{"dropping-particle":"","family":"Iablokov","given":"Stanislav N.","non-dropping-particle":"","parse-names":false,"suffix":""},{"dropping-particle":"","family":"Leyn","given":"Semen A.","non-dropping-particle":"","parse-names":false,"suffix":""},{"dropping-particle":"","family":"Peterson","given":"Scott N.","non-dropping-particle":"","parse-names":false,"suffix":""},{"dropping-particle":"","family":"Novichkov","given":"Pavel S.","non-dropping-particle":"","parse-names":false,"suffix":""},{"dropping-particle":"","family":"Osterman","given":"Andrei L.","non-dropping-particle":"","parse-names":false,"suffix":""}],"container-title":"Frontiers in Microbiology","id":"ITEM-1","issued":{"date-parts":[["2019","6","12"]]},"page":"1316","publisher":"Frontiers","title":"Micronutrient Requirements and Sharing Capabilities of the Human Gut Microbiome","type":"article-journal","volume":"10"}}],"schema":"https://github.com/citation-style-language/schema/raw/master/csl-citation.json"} </w:instrText>
      </w:r>
      <w:r>
        <w:rPr>
          <w:color w:val="000000" w:themeColor="text1"/>
          <w:lang w:eastAsia="it-IT"/>
        </w:rPr>
        <w:fldChar w:fldCharType="separate"/>
      </w:r>
      <w:r w:rsidR="00CB03BE" w:rsidRPr="00CB03BE">
        <w:rPr>
          <w:rFonts w:ascii="Calibri" w:hAnsiTheme="minorHAnsi" w:cs="Calibri"/>
          <w:color w:val="000000"/>
          <w:sz w:val="22"/>
          <w:vertAlign w:val="superscript"/>
          <w:lang w:val="en-GB"/>
        </w:rPr>
        <w:t>11</w:t>
      </w:r>
      <w:r>
        <w:rPr>
          <w:color w:val="000000" w:themeColor="text1"/>
          <w:lang w:eastAsia="it-IT"/>
        </w:rPr>
        <w:fldChar w:fldCharType="end"/>
      </w:r>
      <w:r w:rsidRPr="00DF3DB1">
        <w:rPr>
          <w:color w:val="000000" w:themeColor="text1"/>
          <w:lang w:eastAsia="it-IT"/>
        </w:rPr>
        <w:t xml:space="preserve">. </w:t>
      </w:r>
      <w:r w:rsidR="00265C6D">
        <w:rPr>
          <w:color w:val="000000" w:themeColor="text1"/>
          <w:lang w:eastAsia="it-IT"/>
        </w:rPr>
        <w:t>Total bacteria and SCFA were measured using 1</w:t>
      </w:r>
      <w:r w:rsidR="005E49B1">
        <w:rPr>
          <w:color w:val="000000" w:themeColor="text1"/>
          <w:lang w:eastAsia="it-IT"/>
        </w:rPr>
        <w:t xml:space="preserve"> </w:t>
      </w:r>
      <w:r w:rsidR="00265C6D">
        <w:rPr>
          <w:color w:val="000000" w:themeColor="text1"/>
          <w:lang w:eastAsia="it-IT"/>
        </w:rPr>
        <w:t>m</w:t>
      </w:r>
      <w:r w:rsidR="005E49B1">
        <w:rPr>
          <w:color w:val="000000" w:themeColor="text1"/>
          <w:lang w:eastAsia="it-IT"/>
        </w:rPr>
        <w:t>l of</w:t>
      </w:r>
      <w:r w:rsidR="000D76CC">
        <w:rPr>
          <w:color w:val="000000" w:themeColor="text1"/>
          <w:lang w:eastAsia="it-IT"/>
        </w:rPr>
        <w:t xml:space="preserve"> fermented medium</w:t>
      </w:r>
      <w:r w:rsidR="005E49B1">
        <w:rPr>
          <w:color w:val="000000" w:themeColor="text1"/>
          <w:lang w:eastAsia="it-IT"/>
        </w:rPr>
        <w:t xml:space="preserve">, as described below. </w:t>
      </w:r>
      <w:r w:rsidR="000D76CC">
        <w:rPr>
          <w:color w:val="000000" w:themeColor="text1"/>
          <w:lang w:eastAsia="it-IT"/>
        </w:rPr>
        <w:t>The remaining 4</w:t>
      </w:r>
      <w:r w:rsidR="00A350E5">
        <w:rPr>
          <w:color w:val="000000" w:themeColor="text1"/>
          <w:lang w:eastAsia="it-IT"/>
        </w:rPr>
        <w:t>8</w:t>
      </w:r>
      <w:r w:rsidR="005C509E">
        <w:rPr>
          <w:color w:val="000000" w:themeColor="text1"/>
          <w:lang w:eastAsia="it-IT"/>
        </w:rPr>
        <w:t xml:space="preserve"> </w:t>
      </w:r>
      <w:r w:rsidR="00A350E5">
        <w:rPr>
          <w:color w:val="000000" w:themeColor="text1"/>
          <w:lang w:eastAsia="it-IT"/>
        </w:rPr>
        <w:t xml:space="preserve">ml of fermented medium was used for </w:t>
      </w:r>
      <w:r w:rsidRPr="00DF3DB1">
        <w:rPr>
          <w:color w:val="000000" w:themeColor="text1"/>
          <w:lang w:eastAsia="it-IT"/>
        </w:rPr>
        <w:t>the preparation of IB</w:t>
      </w:r>
      <w:r w:rsidR="000B617D">
        <w:rPr>
          <w:color w:val="000000" w:themeColor="text1"/>
          <w:lang w:eastAsia="it-IT"/>
        </w:rPr>
        <w:t xml:space="preserve"> extracts</w:t>
      </w:r>
      <w:r w:rsidR="00A350E5">
        <w:rPr>
          <w:color w:val="000000" w:themeColor="text1"/>
          <w:lang w:eastAsia="it-IT"/>
        </w:rPr>
        <w:t>. T</w:t>
      </w:r>
      <w:r w:rsidRPr="00DF3DB1">
        <w:rPr>
          <w:color w:val="000000" w:themeColor="text1"/>
          <w:lang w:eastAsia="it-IT"/>
        </w:rPr>
        <w:t xml:space="preserve">he </w:t>
      </w:r>
      <w:r w:rsidR="00A21D93">
        <w:rPr>
          <w:color w:val="000000" w:themeColor="text1"/>
          <w:lang w:eastAsia="it-IT"/>
        </w:rPr>
        <w:t xml:space="preserve">cells </w:t>
      </w:r>
      <w:r w:rsidRPr="00DF3DB1">
        <w:rPr>
          <w:color w:val="000000" w:themeColor="text1"/>
          <w:lang w:eastAsia="it-IT"/>
        </w:rPr>
        <w:t>were lysed by heat</w:t>
      </w:r>
      <w:r w:rsidR="00D77537">
        <w:rPr>
          <w:color w:val="000000" w:themeColor="text1"/>
          <w:lang w:eastAsia="it-IT"/>
        </w:rPr>
        <w:t>ing</w:t>
      </w:r>
      <w:r w:rsidR="00A21D93">
        <w:rPr>
          <w:color w:val="000000" w:themeColor="text1"/>
          <w:lang w:eastAsia="it-IT"/>
        </w:rPr>
        <w:t xml:space="preserve"> </w:t>
      </w:r>
      <w:r w:rsidR="00A21D93" w:rsidRPr="006C608C">
        <w:rPr>
          <w:lang w:eastAsia="it-IT"/>
        </w:rPr>
        <w:t>the fermented medium</w:t>
      </w:r>
      <w:r w:rsidR="00A350E5">
        <w:rPr>
          <w:lang w:eastAsia="it-IT"/>
        </w:rPr>
        <w:t xml:space="preserve"> </w:t>
      </w:r>
      <w:r w:rsidR="00A21D93" w:rsidRPr="006C608C">
        <w:rPr>
          <w:lang w:eastAsia="it-IT"/>
        </w:rPr>
        <w:t xml:space="preserve">in </w:t>
      </w:r>
      <w:r w:rsidR="006C608C">
        <w:rPr>
          <w:lang w:eastAsia="it-IT"/>
        </w:rPr>
        <w:t xml:space="preserve">10 ml </w:t>
      </w:r>
      <w:r w:rsidR="005D53AC" w:rsidRPr="006C608C">
        <w:rPr>
          <w:lang w:eastAsia="it-IT"/>
        </w:rPr>
        <w:t>falcon tubes</w:t>
      </w:r>
      <w:r w:rsidRPr="006C608C">
        <w:rPr>
          <w:lang w:eastAsia="it-IT"/>
        </w:rPr>
        <w:t xml:space="preserve"> in a </w:t>
      </w:r>
      <w:r w:rsidRPr="00DF3DB1">
        <w:rPr>
          <w:color w:val="000000" w:themeColor="text1"/>
          <w:lang w:eastAsia="it-IT"/>
        </w:rPr>
        <w:t>water bath at 100°C for 10 min and vortexed twice</w:t>
      </w:r>
      <w:r w:rsidR="00AF0920">
        <w:rPr>
          <w:color w:val="000000" w:themeColor="text1"/>
          <w:lang w:eastAsia="it-IT"/>
        </w:rPr>
        <w:t xml:space="preserve"> during heating</w:t>
      </w:r>
      <w:r w:rsidRPr="00DF3DB1">
        <w:rPr>
          <w:color w:val="000000" w:themeColor="text1"/>
          <w:lang w:eastAsia="it-IT"/>
        </w:rPr>
        <w:t>. The samples were then centrifuged at 12’000 x g for 10 min at 4°C</w:t>
      </w:r>
      <w:r w:rsidR="00A21D93">
        <w:rPr>
          <w:color w:val="000000" w:themeColor="text1"/>
          <w:lang w:eastAsia="it-IT"/>
        </w:rPr>
        <w:t xml:space="preserve"> to remove cell debris</w:t>
      </w:r>
      <w:r w:rsidRPr="00DF3DB1">
        <w:rPr>
          <w:color w:val="000000" w:themeColor="text1"/>
          <w:lang w:eastAsia="it-IT"/>
        </w:rPr>
        <w:t xml:space="preserve">. Sterile filtered (0.2 µm, VWR International AG) supernatants were transferred into nitrogen pre-flushed sterile </w:t>
      </w:r>
      <w:r w:rsidRPr="00DF3DB1">
        <w:rPr>
          <w:color w:val="000000" w:themeColor="text1"/>
          <w:lang w:eastAsia="it-IT"/>
        </w:rPr>
        <w:lastRenderedPageBreak/>
        <w:t xml:space="preserve">Hungate tubes covered with aluminum foil </w:t>
      </w:r>
      <w:r w:rsidR="005E47D0">
        <w:rPr>
          <w:color w:val="000000" w:themeColor="text1"/>
          <w:lang w:eastAsia="it-IT"/>
        </w:rPr>
        <w:t xml:space="preserve">for light </w:t>
      </w:r>
      <w:r w:rsidR="00FA0BB3">
        <w:rPr>
          <w:color w:val="000000" w:themeColor="text1"/>
          <w:lang w:eastAsia="it-IT"/>
        </w:rPr>
        <w:t>protection and</w:t>
      </w:r>
      <w:r w:rsidRPr="00DF3DB1">
        <w:rPr>
          <w:color w:val="000000" w:themeColor="text1"/>
          <w:lang w:eastAsia="it-IT"/>
        </w:rPr>
        <w:t xml:space="preserve"> stored in -80°C freezers until further analysis. All processing was carried out </w:t>
      </w:r>
      <w:r w:rsidR="00FA3613">
        <w:rPr>
          <w:color w:val="000000" w:themeColor="text1"/>
          <w:lang w:eastAsia="it-IT"/>
        </w:rPr>
        <w:t>in dark</w:t>
      </w:r>
      <w:r w:rsidRPr="00DF3DB1">
        <w:rPr>
          <w:color w:val="000000" w:themeColor="text1"/>
          <w:lang w:eastAsia="it-IT"/>
        </w:rPr>
        <w:t xml:space="preserve"> conditions to prevent </w:t>
      </w:r>
      <w:r w:rsidR="00444B3C">
        <w:t>folate</w:t>
      </w:r>
      <w:r w:rsidRPr="00DF3DB1">
        <w:rPr>
          <w:color w:val="000000" w:themeColor="text1"/>
          <w:lang w:eastAsia="it-IT"/>
        </w:rPr>
        <w:t xml:space="preserve"> degradation from light.</w:t>
      </w:r>
    </w:p>
    <w:p w14:paraId="02331618" w14:textId="0FC44791" w:rsidR="00146753" w:rsidRPr="00B30F68" w:rsidRDefault="00146753"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44" w:author="Kundra  Palni" w:date="2024-09-03T11:48:00Z" w16du:dateUtc="2024-09-03T09:48:00Z">
          <w:pPr>
            <w:pStyle w:val="Heading3"/>
            <w:snapToGrid w:val="0"/>
            <w:spacing w:line="480" w:lineRule="auto"/>
          </w:pPr>
        </w:pPrChange>
      </w:pPr>
      <w:bookmarkStart w:id="45" w:name="_Toc146538920"/>
      <w:r w:rsidRPr="00B30F68">
        <w:rPr>
          <w:rFonts w:ascii="Times New Roman" w:eastAsia="Times New Roman" w:hAnsi="Times New Roman" w:cs="Times New Roman"/>
          <w:bCs/>
          <w:color w:val="auto"/>
          <w:lang w:eastAsia="en-GB"/>
          <w14:ligatures w14:val="none"/>
        </w:rPr>
        <w:t xml:space="preserve">Growth of </w:t>
      </w:r>
      <w:r w:rsidRPr="00B30F68">
        <w:rPr>
          <w:rFonts w:ascii="Times New Roman" w:eastAsia="Times New Roman" w:hAnsi="Times New Roman" w:cs="Times New Roman"/>
          <w:bCs/>
          <w:i/>
          <w:iCs/>
          <w:color w:val="auto"/>
          <w:lang w:eastAsia="en-GB"/>
          <w14:ligatures w14:val="none"/>
        </w:rPr>
        <w:t>R. intestinalis</w:t>
      </w:r>
      <w:r w:rsidRPr="00B30F68">
        <w:rPr>
          <w:rFonts w:ascii="Times New Roman" w:eastAsia="Times New Roman" w:hAnsi="Times New Roman" w:cs="Times New Roman"/>
          <w:bCs/>
          <w:color w:val="auto"/>
          <w:lang w:eastAsia="en-GB"/>
          <w14:ligatures w14:val="none"/>
        </w:rPr>
        <w:t xml:space="preserve"> L1-82 </w:t>
      </w:r>
      <w:r w:rsidR="002D4A6A" w:rsidRPr="00B30F68">
        <w:rPr>
          <w:rFonts w:ascii="Times New Roman" w:eastAsia="Times New Roman" w:hAnsi="Times New Roman" w:cs="Times New Roman"/>
          <w:bCs/>
          <w:color w:val="auto"/>
          <w:lang w:eastAsia="en-GB"/>
          <w14:ligatures w14:val="none"/>
        </w:rPr>
        <w:t xml:space="preserve">with </w:t>
      </w:r>
      <w:r w:rsidRPr="00B30F68">
        <w:rPr>
          <w:rFonts w:ascii="Times New Roman" w:eastAsia="Times New Roman" w:hAnsi="Times New Roman" w:cs="Times New Roman"/>
          <w:bCs/>
          <w:color w:val="auto"/>
          <w:lang w:eastAsia="en-GB"/>
          <w14:ligatures w14:val="none"/>
        </w:rPr>
        <w:t xml:space="preserve">IB </w:t>
      </w:r>
      <w:r w:rsidR="000B617D" w:rsidRPr="00B30F68">
        <w:rPr>
          <w:rFonts w:ascii="Times New Roman" w:eastAsia="Times New Roman" w:hAnsi="Times New Roman" w:cs="Times New Roman"/>
          <w:bCs/>
          <w:color w:val="auto"/>
          <w:lang w:eastAsia="en-GB"/>
          <w14:ligatures w14:val="none"/>
        </w:rPr>
        <w:t>extracts</w:t>
      </w:r>
      <w:r w:rsidRPr="00B30F68">
        <w:rPr>
          <w:rFonts w:ascii="Times New Roman" w:eastAsia="Times New Roman" w:hAnsi="Times New Roman" w:cs="Times New Roman"/>
          <w:bCs/>
          <w:color w:val="auto"/>
          <w:lang w:eastAsia="en-GB"/>
          <w14:ligatures w14:val="none"/>
        </w:rPr>
        <w:t xml:space="preserve"> </w:t>
      </w:r>
      <w:r w:rsidR="002D4A6A" w:rsidRPr="00B30F68">
        <w:rPr>
          <w:rFonts w:ascii="Times New Roman" w:eastAsia="Times New Roman" w:hAnsi="Times New Roman" w:cs="Times New Roman"/>
          <w:bCs/>
          <w:color w:val="auto"/>
          <w:lang w:eastAsia="en-GB"/>
          <w14:ligatures w14:val="none"/>
        </w:rPr>
        <w:t xml:space="preserve">from </w:t>
      </w:r>
      <w:r w:rsidR="00940695" w:rsidRPr="00B30F68">
        <w:rPr>
          <w:rFonts w:ascii="Times New Roman" w:eastAsia="Times New Roman" w:hAnsi="Times New Roman" w:cs="Times New Roman"/>
          <w:bCs/>
          <w:color w:val="auto"/>
          <w:lang w:eastAsia="en-GB"/>
          <w14:ligatures w14:val="none"/>
        </w:rPr>
        <w:t>folate</w:t>
      </w:r>
      <w:r w:rsidRPr="00B30F68">
        <w:rPr>
          <w:rFonts w:ascii="Times New Roman" w:eastAsia="Times New Roman" w:hAnsi="Times New Roman" w:cs="Times New Roman"/>
          <w:bCs/>
          <w:color w:val="auto"/>
          <w:lang w:eastAsia="en-GB"/>
          <w14:ligatures w14:val="none"/>
        </w:rPr>
        <w:t xml:space="preserve"> prototroph</w:t>
      </w:r>
      <w:bookmarkEnd w:id="41"/>
      <w:bookmarkEnd w:id="42"/>
      <w:bookmarkEnd w:id="43"/>
      <w:bookmarkEnd w:id="45"/>
      <w:r w:rsidR="00FA3613" w:rsidRPr="00B30F68">
        <w:rPr>
          <w:rFonts w:ascii="Times New Roman" w:eastAsia="Times New Roman" w:hAnsi="Times New Roman" w:cs="Times New Roman"/>
          <w:bCs/>
          <w:color w:val="auto"/>
          <w:lang w:eastAsia="en-GB"/>
          <w14:ligatures w14:val="none"/>
        </w:rPr>
        <w:t>s</w:t>
      </w:r>
      <w:r w:rsidRPr="00B30F68">
        <w:rPr>
          <w:rFonts w:ascii="Times New Roman" w:eastAsia="Times New Roman" w:hAnsi="Times New Roman" w:cs="Times New Roman"/>
          <w:bCs/>
          <w:color w:val="auto"/>
          <w:lang w:eastAsia="en-GB"/>
          <w14:ligatures w14:val="none"/>
        </w:rPr>
        <w:t xml:space="preserve"> </w:t>
      </w:r>
    </w:p>
    <w:p w14:paraId="7CE33A88" w14:textId="0391DD9C" w:rsidR="00146753" w:rsidRPr="00904F9B" w:rsidRDefault="00146753" w:rsidP="00912A05">
      <w:pPr>
        <w:spacing w:before="120" w:after="120" w:line="480" w:lineRule="auto"/>
        <w:contextualSpacing/>
        <w:jc w:val="both"/>
        <w:pPrChange w:id="46" w:author="Kundra  Palni" w:date="2024-09-03T11:48:00Z" w16du:dateUtc="2024-09-03T09:48:00Z">
          <w:pPr>
            <w:spacing w:line="480" w:lineRule="auto"/>
            <w:jc w:val="both"/>
          </w:pPr>
        </w:pPrChange>
      </w:pPr>
      <w:r w:rsidRPr="00DF3DB1">
        <w:t xml:space="preserve">To investigate whether </w:t>
      </w:r>
      <w:r w:rsidRPr="00DF3DB1">
        <w:rPr>
          <w:i/>
          <w:iCs/>
        </w:rPr>
        <w:t>R. intestinalis</w:t>
      </w:r>
      <w:r w:rsidRPr="00DF3DB1">
        <w:t xml:space="preserve"> L1-82 can use </w:t>
      </w:r>
      <w:r w:rsidR="00A21D93">
        <w:t xml:space="preserve">folate in </w:t>
      </w:r>
      <w:r w:rsidRPr="00DF3DB1">
        <w:t xml:space="preserve">IB </w:t>
      </w:r>
      <w:r w:rsidR="000B617D">
        <w:t>extracts</w:t>
      </w:r>
      <w:r w:rsidRPr="00DF3DB1">
        <w:t xml:space="preserve"> of prototrophic strains,</w:t>
      </w:r>
      <w:r w:rsidR="00792BAC">
        <w:t xml:space="preserve"> we </w:t>
      </w:r>
      <w:r w:rsidR="00792BAC" w:rsidRPr="00CE5D59">
        <w:rPr>
          <w:rFonts w:cstheme="minorHAnsi"/>
        </w:rPr>
        <w:t>conducted</w:t>
      </w:r>
      <w:r w:rsidR="00631475" w:rsidRPr="00CE5D59">
        <w:rPr>
          <w:rFonts w:cstheme="minorHAnsi"/>
        </w:rPr>
        <w:t xml:space="preserve"> the </w:t>
      </w:r>
      <w:r w:rsidR="002A6B56" w:rsidRPr="00CE5D59">
        <w:rPr>
          <w:rFonts w:cstheme="minorHAnsi"/>
        </w:rPr>
        <w:t xml:space="preserve">growth test of </w:t>
      </w:r>
      <w:r w:rsidR="002A6B56" w:rsidRPr="00CE5D59">
        <w:rPr>
          <w:rFonts w:cstheme="minorHAnsi"/>
          <w:i/>
          <w:iCs/>
        </w:rPr>
        <w:t>R. intestinalis</w:t>
      </w:r>
      <w:r w:rsidR="002A6B56" w:rsidRPr="00CE5D59">
        <w:rPr>
          <w:rFonts w:cstheme="minorHAnsi"/>
        </w:rPr>
        <w:t xml:space="preserve"> L1-82 strain</w:t>
      </w:r>
      <w:r w:rsidRPr="00CE5D59">
        <w:rPr>
          <w:rFonts w:cstheme="minorHAnsi"/>
        </w:rPr>
        <w:t xml:space="preserve"> in 96</w:t>
      </w:r>
      <w:r w:rsidR="0089598E" w:rsidRPr="00CE5D59">
        <w:rPr>
          <w:rFonts w:cstheme="minorHAnsi"/>
        </w:rPr>
        <w:t>-</w:t>
      </w:r>
      <w:r w:rsidRPr="00CE5D59">
        <w:rPr>
          <w:rFonts w:cstheme="minorHAnsi"/>
        </w:rPr>
        <w:t>deepwell plate</w:t>
      </w:r>
      <w:r w:rsidR="00A21D93" w:rsidRPr="00CE5D59">
        <w:rPr>
          <w:rFonts w:cstheme="minorHAnsi"/>
        </w:rPr>
        <w:t>s</w:t>
      </w:r>
      <w:r w:rsidRPr="00CE5D59">
        <w:rPr>
          <w:rFonts w:cstheme="minorHAnsi"/>
        </w:rPr>
        <w:t xml:space="preserve"> </w:t>
      </w:r>
      <w:r w:rsidRPr="00D57BD3">
        <w:t>(</w:t>
      </w:r>
      <w:r w:rsidR="00135B60" w:rsidRPr="00D57BD3">
        <w:rPr>
          <w:rStyle w:val="cf01"/>
          <w:rFonts w:ascii="Times New Roman" w:hAnsi="Times New Roman" w:cs="Times New Roman"/>
          <w:sz w:val="22"/>
          <w:szCs w:val="22"/>
        </w:rPr>
        <w:t>Ritter GmbH, Schwabenmünchen, Germany</w:t>
      </w:r>
      <w:r w:rsidR="00CE5D59" w:rsidRPr="00D57BD3">
        <w:rPr>
          <w:rStyle w:val="cf01"/>
          <w:rFonts w:ascii="Times New Roman" w:hAnsi="Times New Roman" w:cs="Times New Roman"/>
          <w:sz w:val="22"/>
          <w:szCs w:val="22"/>
        </w:rPr>
        <w:t>)</w:t>
      </w:r>
      <w:r w:rsidRPr="00D57BD3">
        <w:t>.</w:t>
      </w:r>
      <w:r w:rsidRPr="00DF3DB1">
        <w:t xml:space="preserve"> </w:t>
      </w:r>
      <w:r w:rsidR="00330338">
        <w:t xml:space="preserve">Before performing each experiments, </w:t>
      </w:r>
      <w:r w:rsidR="00330338" w:rsidRPr="001E5146">
        <w:rPr>
          <w:i/>
          <w:iCs/>
        </w:rPr>
        <w:t>R. intestinalis</w:t>
      </w:r>
      <w:r w:rsidR="00330338">
        <w:t xml:space="preserve"> L1-82 precultures were prepared as described above and the</w:t>
      </w:r>
      <w:r w:rsidR="00FF53AA">
        <w:t xml:space="preserve"> optical density</w:t>
      </w:r>
      <w:r w:rsidRPr="00DF3DB1">
        <w:t xml:space="preserve"> </w:t>
      </w:r>
      <w:r w:rsidR="00FF53AA">
        <w:t>(</w:t>
      </w:r>
      <w:r w:rsidRPr="00DF3DB1">
        <w:t>OD</w:t>
      </w:r>
      <w:r w:rsidRPr="00DF3DB1">
        <w:rPr>
          <w:vertAlign w:val="subscript"/>
        </w:rPr>
        <w:t>600</w:t>
      </w:r>
      <w:r w:rsidR="00FF53AA">
        <w:t xml:space="preserve">) </w:t>
      </w:r>
      <w:r w:rsidRPr="00DF3DB1">
        <w:t xml:space="preserve">of </w:t>
      </w:r>
      <w:r w:rsidR="00330338">
        <w:t>pre</w:t>
      </w:r>
      <w:r w:rsidR="00FA3613" w:rsidRPr="00DF3DB1">
        <w:t xml:space="preserve"> </w:t>
      </w:r>
      <w:r w:rsidRPr="00DF3DB1">
        <w:t xml:space="preserve">cultures was </w:t>
      </w:r>
      <w:r w:rsidR="00330338">
        <w:t xml:space="preserve">then </w:t>
      </w:r>
      <w:r w:rsidRPr="00DF3DB1">
        <w:t>normalized to 1 by diluting with anaerobic phosphate buffer saline (PBS</w:t>
      </w:r>
      <w:r w:rsidR="0089598E">
        <w:t>)</w:t>
      </w:r>
      <w:r w:rsidR="001D0C99">
        <w:t xml:space="preserve"> composed of (i</w:t>
      </w:r>
      <w:r w:rsidRPr="00DF3DB1">
        <w:t>n l</w:t>
      </w:r>
      <w:r w:rsidR="001D0C99" w:rsidRPr="00FF53AA">
        <w:rPr>
          <w:vertAlign w:val="superscript"/>
        </w:rPr>
        <w:t>-1</w:t>
      </w:r>
      <w:r w:rsidR="0089598E">
        <w:t xml:space="preserve">; </w:t>
      </w:r>
      <w:r w:rsidR="00FA3613">
        <w:t>all from Sigma-Aldrich Chemie GmbH unless otherwise stated)</w:t>
      </w:r>
      <w:r w:rsidRPr="00DF3DB1">
        <w:t xml:space="preserve">: </w:t>
      </w:r>
      <w:r w:rsidR="005F0A16">
        <w:t>8.8</w:t>
      </w:r>
      <w:r w:rsidR="001D0C99">
        <w:t xml:space="preserve"> g</w:t>
      </w:r>
      <w:r w:rsidR="005F0A16">
        <w:t xml:space="preserve"> </w:t>
      </w:r>
      <w:r w:rsidRPr="00DF3DB1">
        <w:t>K</w:t>
      </w:r>
      <w:r w:rsidRPr="00DF3DB1">
        <w:rPr>
          <w:vertAlign w:val="subscript"/>
        </w:rPr>
        <w:t>2</w:t>
      </w:r>
      <w:r w:rsidRPr="00DF3DB1">
        <w:t>HPO</w:t>
      </w:r>
      <w:r w:rsidRPr="00DF3DB1">
        <w:rPr>
          <w:vertAlign w:val="subscript"/>
        </w:rPr>
        <w:t>4</w:t>
      </w:r>
      <w:r w:rsidRPr="00DF3DB1">
        <w:t>;</w:t>
      </w:r>
      <w:r w:rsidR="005F0A16">
        <w:t xml:space="preserve"> 6.8</w:t>
      </w:r>
      <w:r w:rsidR="001D0C99">
        <w:t xml:space="preserve"> g</w:t>
      </w:r>
      <w:r w:rsidRPr="00DF3DB1">
        <w:t xml:space="preserve"> KH</w:t>
      </w:r>
      <w:r w:rsidRPr="00DF3DB1">
        <w:rPr>
          <w:vertAlign w:val="subscript"/>
        </w:rPr>
        <w:t>2</w:t>
      </w:r>
      <w:r w:rsidRPr="00DF3DB1">
        <w:t>PO</w:t>
      </w:r>
      <w:r w:rsidRPr="00DF3DB1">
        <w:rPr>
          <w:vertAlign w:val="subscript"/>
        </w:rPr>
        <w:t>4</w:t>
      </w:r>
      <w:r w:rsidR="00FA3613">
        <w:t xml:space="preserve"> </w:t>
      </w:r>
      <w:r w:rsidR="00FA3613" w:rsidRPr="00DF3DB1">
        <w:t>(VWR International AG</w:t>
      </w:r>
      <w:r w:rsidR="00FA3613">
        <w:t>)</w:t>
      </w:r>
      <w:r w:rsidRPr="00DF3DB1">
        <w:t xml:space="preserve">; </w:t>
      </w:r>
      <w:r w:rsidR="005F0A16">
        <w:t>8</w:t>
      </w:r>
      <w:r w:rsidR="001D0C99">
        <w:t xml:space="preserve"> g</w:t>
      </w:r>
      <w:r w:rsidR="005F0A16">
        <w:t xml:space="preserve"> </w:t>
      </w:r>
      <w:r w:rsidRPr="00DF3DB1">
        <w:t>sodium chloride;</w:t>
      </w:r>
      <w:r w:rsidR="005F0A16">
        <w:t xml:space="preserve"> 1</w:t>
      </w:r>
      <w:r w:rsidR="001D0C99">
        <w:t xml:space="preserve"> g</w:t>
      </w:r>
      <w:r w:rsidRPr="00DF3DB1">
        <w:t xml:space="preserve"> L-cysteine hydrochloric acid</w:t>
      </w:r>
      <w:r w:rsidR="00D748BE">
        <w:t>;</w:t>
      </w:r>
      <w:r w:rsidRPr="00DF3DB1">
        <w:t xml:space="preserve"> </w:t>
      </w:r>
      <w:r w:rsidR="005F0A16">
        <w:t>1</w:t>
      </w:r>
      <w:r w:rsidR="001D0C99">
        <w:t xml:space="preserve"> </w:t>
      </w:r>
      <w:r w:rsidR="005F0A16">
        <w:t xml:space="preserve">ml of </w:t>
      </w:r>
      <w:r w:rsidRPr="00DF3DB1">
        <w:t xml:space="preserve">0.05% </w:t>
      </w:r>
      <w:r>
        <w:t>r</w:t>
      </w:r>
      <w:r w:rsidRPr="00DF3DB1">
        <w:t>esazurin stock solution. Cells were washed three times with anaerobic PBS using MiniSpin centrifuged</w:t>
      </w:r>
      <w:r>
        <w:t xml:space="preserve"> at </w:t>
      </w:r>
      <w:r w:rsidRPr="00DF3DB1">
        <w:t xml:space="preserve">5000 g for 10 min. </w:t>
      </w:r>
      <w:r>
        <w:t>The r</w:t>
      </w:r>
      <w:r w:rsidRPr="00DF3DB1">
        <w:t>esulting cell suspension</w:t>
      </w:r>
      <w:r>
        <w:t xml:space="preserve"> (30 </w:t>
      </w:r>
      <w:r>
        <w:rPr>
          <w:rFonts w:cstheme="minorHAnsi"/>
        </w:rPr>
        <w:t>µ</w:t>
      </w:r>
      <w:r>
        <w:t xml:space="preserve">l) </w:t>
      </w:r>
      <w:r w:rsidRPr="00DF3DB1">
        <w:t xml:space="preserve">was added to 0.6 ml </w:t>
      </w:r>
      <w:r>
        <w:t xml:space="preserve">of </w:t>
      </w:r>
      <w:r w:rsidRPr="00DF3DB1">
        <w:t xml:space="preserve">two-fold concentrated CDM with or without </w:t>
      </w:r>
      <w:r w:rsidR="00A75ECA">
        <w:t xml:space="preserve">added </w:t>
      </w:r>
      <w:r w:rsidR="00444B3C">
        <w:t>folate</w:t>
      </w:r>
      <w:r w:rsidR="00A75ECA">
        <w:t>s</w:t>
      </w:r>
      <w:r w:rsidRPr="00DF3DB1">
        <w:t xml:space="preserve"> and mixed with 0.6 m</w:t>
      </w:r>
      <w:r>
        <w:t>l</w:t>
      </w:r>
      <w:r w:rsidRPr="00DF3DB1">
        <w:t xml:space="preserve"> of each IB </w:t>
      </w:r>
      <w:r w:rsidR="00A75ECA">
        <w:t>extracts</w:t>
      </w:r>
      <w:r w:rsidRPr="00DF3DB1">
        <w:t>. The plate was sealed with a breathable seal (</w:t>
      </w:r>
      <w:r w:rsidR="00934C1F" w:rsidRPr="00934C1F">
        <w:t>Breathe-Easier Sealing film</w:t>
      </w:r>
      <w:r w:rsidR="000303C4">
        <w:t xml:space="preserve">, </w:t>
      </w:r>
      <w:r w:rsidR="00934C1F" w:rsidRPr="00934C1F">
        <w:t>Diversified Biotech, Dedham, Massachusetts, US</w:t>
      </w:r>
      <w:r w:rsidR="004C5668">
        <w:t>A</w:t>
      </w:r>
      <w:r w:rsidR="00934C1F">
        <w:t>)</w:t>
      </w:r>
      <w:r w:rsidRPr="00DF3DB1">
        <w:t xml:space="preserve"> and incubated at 37°C for 48 h </w:t>
      </w:r>
      <w:r>
        <w:t>in</w:t>
      </w:r>
      <w:r w:rsidR="00423E37">
        <w:t xml:space="preserve"> an</w:t>
      </w:r>
      <w:r>
        <w:t xml:space="preserve"> anaerobic chamber </w:t>
      </w:r>
      <w:r w:rsidRPr="00DF3DB1">
        <w:t>(10% CO</w:t>
      </w:r>
      <w:r w:rsidRPr="00DF3DB1">
        <w:rPr>
          <w:vertAlign w:val="subscript"/>
        </w:rPr>
        <w:t>2</w:t>
      </w:r>
      <w:r w:rsidRPr="00DF3DB1">
        <w:t>, 5% H</w:t>
      </w:r>
      <w:r w:rsidRPr="00DF3DB1">
        <w:rPr>
          <w:vertAlign w:val="subscript"/>
        </w:rPr>
        <w:t>2</w:t>
      </w:r>
      <w:r w:rsidRPr="00DF3DB1">
        <w:t>, and 85% N</w:t>
      </w:r>
      <w:r w:rsidRPr="00DF3DB1">
        <w:rPr>
          <w:vertAlign w:val="subscript"/>
        </w:rPr>
        <w:t>2</w:t>
      </w:r>
      <w:r w:rsidRPr="00DF3DB1">
        <w:t xml:space="preserve">; Coy Laboratories, Grass Lake, </w:t>
      </w:r>
      <w:r w:rsidR="008E45D7" w:rsidRPr="008E45D7">
        <w:t>Michigan</w:t>
      </w:r>
      <w:r w:rsidRPr="00DF3DB1">
        <w:t>, US</w:t>
      </w:r>
      <w:r w:rsidR="004C5668">
        <w:t>A</w:t>
      </w:r>
      <w:r w:rsidRPr="00DF3DB1">
        <w:t>)</w:t>
      </w:r>
      <w:r w:rsidR="00423E37">
        <w:t xml:space="preserve"> as previously described </w:t>
      </w:r>
      <w:r w:rsidR="00423E37">
        <w:fldChar w:fldCharType="begin" w:fldLock="1"/>
      </w:r>
      <w:r w:rsidR="00CB03BE">
        <w:instrText xml:space="preserve"> ADDIN ZOTERO_ITEM CSL_CITATION {"citationID":"bMEqLh9b","properties":{"formattedCitation":"\\super 23\\nosupersub{}","plainCitation":"23","noteIndex":0},"citationItems":[{"id":"qHVHml6D/fJjidqBM","uris":["http://www.mendeley.com/documents/?uuid=c9550ea2-a63e-4805-8764-61ffebca4ebc"],"itemData":{"DOI":"10.1093/ismeco/ycae035","abstract":"The anaerobic cultivation of fecal microbiota is a promising approach to investigating how gut microbial communities respond to specific intestinal conditions and perturbations. Here, we describe a flexible protocol using 96-deepwell plates to cultivate stool-derived gut microbiota. Our protocol aims to address gaps in high-throughput culturing in an anaerobic chamber. We characterized the influence of the gas phase on the medium chemistry and microbial physiology and introduced a modular medium preparation process to enable the testing of several conditions simultaneously. Further, we identified a medium formulation that maximized the compositional similarity of ex vivo cultures and donor microbiota while limiting the bloom of Enterobacteriaceae. Lastly, we validated the protocol by demonstrating that cultivated fecal microbiota responded similarly to dietary fibers (resistant dextrin, soluble starch) and drugs (ciprofloxacin, 5-fluorouracil) as reported in vivo. This high-throughput cultivation protocol has the potential to facilitate culture-dependent studies, accelerate the discovery of gut microbiota-diet-drug-host interactions, and pave the way to personalized microbiota-centered interventions.","author":[{"dropping-particle":"","family":"Zünd","given":"Janina N","non-dropping-particle":"","parse-names":false,"suffix":""},{"dropping-particle":"","family":"Plüss","given":"Serafina","non-dropping-particle":"","parse-names":false,"suffix":""},{"dropping-particle":"","family":"Mujezinovic","given":"Denisa","non-dropping-particle":"","parse-names":false,"suffix":""},{"dropping-particle":"","family":"Menzi","given":"Carmen","non-dropping-particle":"","parse-names":false,"suffix":""},{"dropping-particle":"","family":"Bieberstein","given":"Philipp R","non-dropping-particle":"von","parse-names":false,"suffix":""},{"dropping-particle":"","family":"Wouters","given":"Tomas","non-dropping-particle":"de","parse-names":false,"suffix":""},{"dropping-particle":"","family":"Lacroix","given":"Christophe","non-dropping-particle":"","parse-names":false,"suffix":""},{"dropping-particle":"","family":"Leventhal","given":"Gabriel E","non-dropping-particle":"","parse-names":false,"suffix":""},{"dropping-particle":"","family":"Pugin","given":"Benoit","non-dropping-particle":"","parse-names":false,"suffix":""}],"container-title":"ISME Communications","id":"ITEM-1","issue":"November 2023","issued":{"date-parts":[["2024"]]},"title":"A flexible high-throughput cultivation protocol to assess the response of individuals’ gut microbiota to diet-, drug-, and host-related factors","type":"article-journal","volume":"4"}}],"schema":"https://github.com/citation-style-language/schema/raw/master/csl-citation.json"} </w:instrText>
      </w:r>
      <w:r w:rsidR="00423E37">
        <w:fldChar w:fldCharType="separate"/>
      </w:r>
      <w:r w:rsidR="00CB03BE" w:rsidRPr="00CB03BE">
        <w:rPr>
          <w:rFonts w:ascii="Calibri" w:hAnsiTheme="minorHAnsi" w:cs="Calibri"/>
          <w:sz w:val="22"/>
          <w:vertAlign w:val="superscript"/>
          <w:lang w:val="en-GB"/>
        </w:rPr>
        <w:t>23</w:t>
      </w:r>
      <w:r w:rsidR="00423E37">
        <w:fldChar w:fldCharType="end"/>
      </w:r>
      <w:r w:rsidRPr="00DF3DB1">
        <w:t xml:space="preserve">. </w:t>
      </w:r>
      <w:r>
        <w:t>After 48 h, t</w:t>
      </w:r>
      <w:r w:rsidRPr="00DF3DB1">
        <w:t>he pH</w:t>
      </w:r>
      <w:r>
        <w:t xml:space="preserve"> was measured directly in the deep</w:t>
      </w:r>
      <w:r w:rsidR="00A21D93">
        <w:t>-</w:t>
      </w:r>
      <w:r>
        <w:t>well plates</w:t>
      </w:r>
      <w:r w:rsidRPr="00DF3DB1">
        <w:t xml:space="preserve"> using a pH meter (Metrohm Switzerland Ltd, Zofingen, Switzerland)</w:t>
      </w:r>
      <w:r>
        <w:t>. The OD</w:t>
      </w:r>
      <w:r w:rsidRPr="0055325F">
        <w:rPr>
          <w:vertAlign w:val="subscript"/>
        </w:rPr>
        <w:t>600</w:t>
      </w:r>
      <w:r>
        <w:t xml:space="preserve"> </w:t>
      </w:r>
      <w:r w:rsidRPr="00DF3DB1">
        <w:t>was measured at 600 nm w</w:t>
      </w:r>
      <w:r>
        <w:t xml:space="preserve">ith 150 </w:t>
      </w:r>
      <w:r>
        <w:rPr>
          <w:rFonts w:cstheme="minorHAnsi"/>
        </w:rPr>
        <w:t>µ</w:t>
      </w:r>
      <w:r>
        <w:t xml:space="preserve">l samples </w:t>
      </w:r>
      <w:r w:rsidRPr="00DF3DB1">
        <w:t>using a plate reader (BioTek, PowerWave XS; BioTek Instruments, Inc., Vermont, USA). Afterwards, the 96</w:t>
      </w:r>
      <w:r w:rsidR="0089598E">
        <w:t>-</w:t>
      </w:r>
      <w:r w:rsidRPr="00DF3DB1">
        <w:t>deepwell plates were centrifuged for 10 min (5000 x g, 4°C) and the supernatants (1 ml) were transferred to a new 96</w:t>
      </w:r>
      <w:r w:rsidR="0089598E">
        <w:t>-</w:t>
      </w:r>
      <w:r w:rsidRPr="00DF3DB1">
        <w:t xml:space="preserve">deepwell plate, sealed with clear seal (VWR </w:t>
      </w:r>
      <w:r w:rsidRPr="00DF3DB1">
        <w:lastRenderedPageBreak/>
        <w:t>International AG), and stored at –20°C, until further analysis. Three biological replicates</w:t>
      </w:r>
      <w:r>
        <w:t>,</w:t>
      </w:r>
      <w:r w:rsidRPr="00DF3DB1">
        <w:t xml:space="preserve"> each in technical duplicate</w:t>
      </w:r>
      <w:r>
        <w:t>,</w:t>
      </w:r>
      <w:r w:rsidRPr="00DF3DB1">
        <w:t xml:space="preserve"> were performed.</w:t>
      </w:r>
      <w:r w:rsidRPr="00904F9B">
        <w:t xml:space="preserve"> </w:t>
      </w:r>
    </w:p>
    <w:p w14:paraId="34496CDE" w14:textId="439DDB4E" w:rsidR="00146753" w:rsidRPr="00B30F68" w:rsidRDefault="00146753"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47" w:author="Kundra  Palni" w:date="2024-09-03T11:48:00Z" w16du:dateUtc="2024-09-03T09:48:00Z">
          <w:pPr>
            <w:pStyle w:val="Heading3"/>
            <w:snapToGrid w:val="0"/>
            <w:spacing w:line="480" w:lineRule="auto"/>
          </w:pPr>
        </w:pPrChange>
      </w:pPr>
      <w:bookmarkStart w:id="48" w:name="_Toc136426425"/>
      <w:bookmarkStart w:id="49" w:name="_Toc136431692"/>
      <w:bookmarkStart w:id="50" w:name="_Toc136439603"/>
      <w:bookmarkStart w:id="51" w:name="_Toc146538921"/>
      <w:r w:rsidRPr="00B30F68">
        <w:rPr>
          <w:rFonts w:ascii="Times New Roman" w:eastAsia="Times New Roman" w:hAnsi="Times New Roman" w:cs="Times New Roman"/>
          <w:bCs/>
          <w:color w:val="auto"/>
          <w:lang w:eastAsia="en-GB"/>
          <w14:ligatures w14:val="none"/>
        </w:rPr>
        <w:t xml:space="preserve">Growth of </w:t>
      </w:r>
      <w:r w:rsidRPr="00B30F68">
        <w:rPr>
          <w:rFonts w:ascii="Times New Roman" w:eastAsia="Times New Roman" w:hAnsi="Times New Roman" w:cs="Times New Roman"/>
          <w:bCs/>
          <w:i/>
          <w:iCs/>
          <w:color w:val="auto"/>
          <w:lang w:eastAsia="en-GB"/>
          <w14:ligatures w14:val="none"/>
        </w:rPr>
        <w:t>R. intestinalis</w:t>
      </w:r>
      <w:r w:rsidRPr="00B30F68">
        <w:rPr>
          <w:rFonts w:ascii="Times New Roman" w:eastAsia="Times New Roman" w:hAnsi="Times New Roman" w:cs="Times New Roman"/>
          <w:bCs/>
          <w:color w:val="auto"/>
          <w:lang w:eastAsia="en-GB"/>
          <w14:ligatures w14:val="none"/>
        </w:rPr>
        <w:t xml:space="preserve"> L1-82 with </w:t>
      </w:r>
      <w:r w:rsidR="00D52EDD" w:rsidRPr="00B30F68">
        <w:rPr>
          <w:rFonts w:ascii="Times New Roman" w:eastAsia="Times New Roman" w:hAnsi="Times New Roman" w:cs="Times New Roman"/>
          <w:bCs/>
          <w:color w:val="auto"/>
          <w:lang w:eastAsia="en-GB"/>
          <w14:ligatures w14:val="none"/>
        </w:rPr>
        <w:t>specific chemical</w:t>
      </w:r>
      <w:r w:rsidRPr="00B30F68">
        <w:rPr>
          <w:rFonts w:ascii="Times New Roman" w:eastAsia="Times New Roman" w:hAnsi="Times New Roman" w:cs="Times New Roman"/>
          <w:bCs/>
          <w:color w:val="auto"/>
          <w:lang w:eastAsia="en-GB"/>
          <w14:ligatures w14:val="none"/>
        </w:rPr>
        <w:t xml:space="preserve"> </w:t>
      </w:r>
      <w:r w:rsidR="00085ED6" w:rsidRPr="00B30F68">
        <w:rPr>
          <w:rFonts w:ascii="Times New Roman" w:eastAsia="Times New Roman" w:hAnsi="Times New Roman" w:cs="Times New Roman"/>
          <w:bCs/>
          <w:color w:val="auto"/>
          <w:lang w:eastAsia="en-GB"/>
          <w14:ligatures w14:val="none"/>
        </w:rPr>
        <w:t xml:space="preserve">folate </w:t>
      </w:r>
      <w:r w:rsidRPr="00B30F68">
        <w:rPr>
          <w:rFonts w:ascii="Times New Roman" w:eastAsia="Times New Roman" w:hAnsi="Times New Roman" w:cs="Times New Roman"/>
          <w:bCs/>
          <w:color w:val="auto"/>
          <w:lang w:eastAsia="en-GB"/>
          <w14:ligatures w14:val="none"/>
        </w:rPr>
        <w:t xml:space="preserve">forms </w:t>
      </w:r>
      <w:bookmarkEnd w:id="48"/>
      <w:bookmarkEnd w:id="49"/>
      <w:bookmarkEnd w:id="50"/>
      <w:bookmarkEnd w:id="51"/>
    </w:p>
    <w:p w14:paraId="7FE25BFC" w14:textId="4AA35B49" w:rsidR="00146753" w:rsidRPr="00BF5AFA" w:rsidRDefault="00146753" w:rsidP="00912A05">
      <w:pPr>
        <w:spacing w:before="120" w:after="120" w:line="480" w:lineRule="auto"/>
        <w:contextualSpacing/>
        <w:jc w:val="both"/>
        <w:rPr>
          <w:color w:val="FF0000"/>
        </w:rPr>
        <w:pPrChange w:id="52" w:author="Kundra  Palni" w:date="2024-09-03T11:48:00Z" w16du:dateUtc="2024-09-03T09:48:00Z">
          <w:pPr>
            <w:spacing w:line="480" w:lineRule="auto"/>
            <w:jc w:val="both"/>
          </w:pPr>
        </w:pPrChange>
      </w:pPr>
      <w:r w:rsidRPr="00DF3DB1">
        <w:rPr>
          <w:i/>
          <w:iCs/>
        </w:rPr>
        <w:t>R.</w:t>
      </w:r>
      <w:r w:rsidRPr="00DF3DB1">
        <w:rPr>
          <w:i/>
        </w:rPr>
        <w:t xml:space="preserve"> intestinalis </w:t>
      </w:r>
      <w:r w:rsidRPr="00DF3DB1">
        <w:rPr>
          <w:iCs/>
        </w:rPr>
        <w:t>L1-82</w:t>
      </w:r>
      <w:r w:rsidRPr="00DF3DB1">
        <w:rPr>
          <w:i/>
        </w:rPr>
        <w:t xml:space="preserve"> </w:t>
      </w:r>
      <w:r w:rsidRPr="00DF3DB1">
        <w:t xml:space="preserve">was </w:t>
      </w:r>
      <w:r w:rsidR="00FA3613">
        <w:t xml:space="preserve">also </w:t>
      </w:r>
      <w:r w:rsidRPr="00DF3DB1">
        <w:t>cultivated in CDM in 96-well microtiter</w:t>
      </w:r>
      <w:r w:rsidR="00EB21B3">
        <w:t xml:space="preserve"> </w:t>
      </w:r>
      <w:r w:rsidRPr="00DF3DB1">
        <w:t>plates</w:t>
      </w:r>
      <w:r w:rsidR="00497A61">
        <w:t xml:space="preserve"> (</w:t>
      </w:r>
      <w:r w:rsidR="00497A61" w:rsidRPr="00DF3DB1">
        <w:rPr>
          <w:rFonts w:cstheme="minorHAnsi"/>
        </w:rPr>
        <w:t>300 µl, Milian SA</w:t>
      </w:r>
      <w:r w:rsidR="00497A61">
        <w:rPr>
          <w:rFonts w:cstheme="minorHAnsi"/>
        </w:rPr>
        <w:t>)</w:t>
      </w:r>
      <w:r w:rsidRPr="00DF3DB1">
        <w:t xml:space="preserve"> containing 180 µl of CDM </w:t>
      </w:r>
      <w:r>
        <w:t xml:space="preserve">medium </w:t>
      </w:r>
      <w:r w:rsidRPr="00DF3DB1">
        <w:t>supplemented with 20 µl of stock solutions containing different forms of</w:t>
      </w:r>
      <w:r w:rsidR="00A21D93">
        <w:t xml:space="preserve"> commercial</w:t>
      </w:r>
      <w:r w:rsidRPr="00DF3DB1">
        <w:t xml:space="preserve"> folates</w:t>
      </w:r>
      <w:r w:rsidR="00FA3613">
        <w:t xml:space="preserve">: </w:t>
      </w:r>
      <w:r>
        <w:t>t</w:t>
      </w:r>
      <w:r w:rsidRPr="00DF3DB1">
        <w:t>etrahydrofolate, THF</w:t>
      </w:r>
      <w:r>
        <w:t>;</w:t>
      </w:r>
      <w:r w:rsidRPr="00DF3DB1">
        <w:t xml:space="preserve"> 5-</w:t>
      </w:r>
      <w:r>
        <w:t>m</w:t>
      </w:r>
      <w:r w:rsidRPr="00DF3DB1">
        <w:t>ethyltetrahydrofolate, M-TH</w:t>
      </w:r>
      <w:r>
        <w:t>F;</w:t>
      </w:r>
      <w:r w:rsidRPr="00DF3DB1">
        <w:rPr>
          <w:lang w:eastAsia="it-IT"/>
        </w:rPr>
        <w:t xml:space="preserve"> </w:t>
      </w:r>
      <w:r w:rsidRPr="00DF3DB1">
        <w:t>10-</w:t>
      </w:r>
      <w:r>
        <w:t>f</w:t>
      </w:r>
      <w:r w:rsidRPr="00DF3DB1">
        <w:t>ormylfolic acid, FFA</w:t>
      </w:r>
      <w:r>
        <w:t>;</w:t>
      </w:r>
      <w:r w:rsidRPr="00DF3DB1">
        <w:t xml:space="preserve"> 5-</w:t>
      </w:r>
      <w:r>
        <w:t>f</w:t>
      </w:r>
      <w:r w:rsidRPr="00DF3DB1">
        <w:t>ormyltetrahydrofolate, F-THF</w:t>
      </w:r>
      <w:r w:rsidR="00FA3613">
        <w:t xml:space="preserve"> (</w:t>
      </w:r>
      <w:r w:rsidRPr="00DF3DB1">
        <w:t xml:space="preserve">Schircks Laboratories, Rapperswil-Jona, Switzerland), or folic acid (VWR International AG) </w:t>
      </w:r>
      <w:r>
        <w:t>with</w:t>
      </w:r>
      <w:r w:rsidRPr="00DF3DB1">
        <w:t xml:space="preserve"> final concentration of 50 µg/l. Outer wells of the plates were filled with 200 µl of filtered water to prevent evaporation during incubation. Washed</w:t>
      </w:r>
      <w:r w:rsidR="006E77DA">
        <w:t xml:space="preserve"> precultures</w:t>
      </w:r>
      <w:r w:rsidRPr="00DF3DB1">
        <w:t xml:space="preserve"> of </w:t>
      </w:r>
      <w:r w:rsidRPr="00DF3DB1">
        <w:rPr>
          <w:i/>
        </w:rPr>
        <w:t>R. intestinalis</w:t>
      </w:r>
      <w:r w:rsidRPr="00DF3DB1">
        <w:t xml:space="preserve"> L1-82 </w:t>
      </w:r>
      <w:r>
        <w:t xml:space="preserve">(30 </w:t>
      </w:r>
      <w:r w:rsidRPr="00DF3DB1">
        <w:t>µl</w:t>
      </w:r>
      <w:r>
        <w:t xml:space="preserve">) </w:t>
      </w:r>
      <w:r w:rsidRPr="00DF3DB1">
        <w:t>were inoculated at 2.5% (v/v) and the plate was incubated at 37°C in the microplate reader (Tecan Trading, Mannerdorf, Switzerland) directly</w:t>
      </w:r>
      <w:r w:rsidR="00484788">
        <w:t xml:space="preserve"> placed</w:t>
      </w:r>
      <w:r w:rsidRPr="00DF3DB1">
        <w:t xml:space="preserve"> in </w:t>
      </w:r>
      <w:r w:rsidR="00484788">
        <w:t xml:space="preserve">an </w:t>
      </w:r>
      <w:r w:rsidRPr="00DF3DB1">
        <w:t>anaerobic chamber and OD was measured every 20 min during 7</w:t>
      </w:r>
      <w:r>
        <w:t>0</w:t>
      </w:r>
      <w:r w:rsidRPr="00DF3DB1">
        <w:t xml:space="preserve"> h. </w:t>
      </w:r>
      <w:r w:rsidRPr="00E12332">
        <w:t>The maximum</w:t>
      </w:r>
      <w:r w:rsidR="00D748BE" w:rsidRPr="00E12332">
        <w:t xml:space="preserve"> specific</w:t>
      </w:r>
      <w:r w:rsidRPr="00E12332">
        <w:t xml:space="preserve"> growth rates (µ</w:t>
      </w:r>
      <w:r w:rsidRPr="00E12332">
        <w:rPr>
          <w:vertAlign w:val="subscript"/>
        </w:rPr>
        <w:t>max</w:t>
      </w:r>
      <w:r w:rsidR="00A7471C" w:rsidRPr="00E12332">
        <w:t>;</w:t>
      </w:r>
      <w:r w:rsidRPr="00E12332">
        <w:t xml:space="preserve"> h</w:t>
      </w:r>
      <w:r w:rsidRPr="00E12332">
        <w:rPr>
          <w:vertAlign w:val="superscript"/>
        </w:rPr>
        <w:t>-1</w:t>
      </w:r>
      <w:r w:rsidRPr="00E12332">
        <w:t xml:space="preserve">) were estimated </w:t>
      </w:r>
      <w:r w:rsidR="002F4552" w:rsidRPr="00E12332">
        <w:t xml:space="preserve">using linear regression analysis </w:t>
      </w:r>
      <w:r w:rsidR="005B15FD" w:rsidRPr="00E12332">
        <w:t>on the linear p</w:t>
      </w:r>
      <w:r w:rsidR="00D748BE" w:rsidRPr="00E12332">
        <w:t>eriod</w:t>
      </w:r>
      <w:r w:rsidR="005B15FD" w:rsidRPr="00E12332">
        <w:t xml:space="preserve"> </w:t>
      </w:r>
      <w:r w:rsidR="002F457D" w:rsidRPr="00E12332">
        <w:t>of</w:t>
      </w:r>
      <w:r w:rsidRPr="00E12332">
        <w:t xml:space="preserve"> </w:t>
      </w:r>
      <w:r w:rsidR="00A7471C" w:rsidRPr="00E12332">
        <w:t xml:space="preserve">the </w:t>
      </w:r>
      <w:r w:rsidRPr="00E12332">
        <w:t xml:space="preserve">exponential growth phase </w:t>
      </w:r>
      <w:r w:rsidR="00D748BE" w:rsidRPr="00E12332">
        <w:t xml:space="preserve">determined by </w:t>
      </w:r>
      <w:r w:rsidR="00484788" w:rsidRPr="00E12332">
        <w:t xml:space="preserve">plotting </w:t>
      </w:r>
      <w:r w:rsidRPr="00E12332">
        <w:t>log</w:t>
      </w:r>
      <w:r w:rsidRPr="00E12332">
        <w:rPr>
          <w:vertAlign w:val="subscript"/>
        </w:rPr>
        <w:t>10</w:t>
      </w:r>
      <w:r w:rsidRPr="00E12332">
        <w:t xml:space="preserve"> OD </w:t>
      </w:r>
      <w:r w:rsidR="00484788" w:rsidRPr="00E12332">
        <w:t>versus time</w:t>
      </w:r>
      <w:r w:rsidR="000F661C" w:rsidRPr="00E12332">
        <w:t xml:space="preserve"> (R</w:t>
      </w:r>
      <w:r w:rsidR="000F661C" w:rsidRPr="00E12332">
        <w:rPr>
          <w:vertAlign w:val="superscript"/>
        </w:rPr>
        <w:t>2</w:t>
      </w:r>
      <w:r w:rsidR="000F661C" w:rsidRPr="00E12332">
        <w:t xml:space="preserve"> &gt; 0.99)</w:t>
      </w:r>
      <w:r w:rsidRPr="00E12332">
        <w:t xml:space="preserve">. </w:t>
      </w:r>
      <w:r w:rsidR="00D748BE" w:rsidRPr="00E12332">
        <w:t>Then µ</w:t>
      </w:r>
      <w:r w:rsidR="00D748BE" w:rsidRPr="00E12332">
        <w:rPr>
          <w:vertAlign w:val="subscript"/>
        </w:rPr>
        <w:t>max</w:t>
      </w:r>
      <w:r w:rsidR="00D748BE" w:rsidRPr="00E12332">
        <w:t xml:space="preserve"> (h</w:t>
      </w:r>
      <w:r w:rsidR="00D748BE" w:rsidRPr="00E12332">
        <w:rPr>
          <w:vertAlign w:val="superscript"/>
        </w:rPr>
        <w:t>-1</w:t>
      </w:r>
      <w:r w:rsidR="00D748BE" w:rsidRPr="00E12332">
        <w:t xml:space="preserve">) was estimated from the slope of the </w:t>
      </w:r>
      <w:r w:rsidR="000F661C" w:rsidRPr="00E12332">
        <w:t xml:space="preserve">regression line multiplied by Ln 10. </w:t>
      </w:r>
    </w:p>
    <w:p w14:paraId="29EFBC7F" w14:textId="77777777" w:rsidR="00146753" w:rsidRPr="00B30F68" w:rsidRDefault="00146753" w:rsidP="00912A05">
      <w:pPr>
        <w:pStyle w:val="Heading3"/>
        <w:snapToGrid w:val="0"/>
        <w:spacing w:line="480" w:lineRule="auto"/>
        <w:contextualSpacing/>
        <w:rPr>
          <w:rFonts w:ascii="Times New Roman" w:eastAsia="Times New Roman" w:hAnsi="Times New Roman" w:cs="Times New Roman"/>
          <w:lang w:eastAsia="en-GB"/>
          <w14:ligatures w14:val="none"/>
        </w:rPr>
        <w:pPrChange w:id="53" w:author="Kundra  Palni" w:date="2024-09-03T11:48:00Z" w16du:dateUtc="2024-09-03T09:48:00Z">
          <w:pPr>
            <w:pStyle w:val="Heading3"/>
            <w:snapToGrid w:val="0"/>
            <w:spacing w:line="480" w:lineRule="auto"/>
          </w:pPr>
        </w:pPrChange>
      </w:pPr>
      <w:bookmarkStart w:id="54" w:name="_Toc136426426"/>
      <w:bookmarkStart w:id="55" w:name="_Toc136431693"/>
      <w:bookmarkStart w:id="56" w:name="_Toc136439604"/>
      <w:bookmarkStart w:id="57" w:name="_Toc146538922"/>
      <w:r w:rsidRPr="00B30F68">
        <w:rPr>
          <w:rFonts w:ascii="Times New Roman" w:eastAsia="Times New Roman" w:hAnsi="Times New Roman" w:cs="Times New Roman"/>
          <w:bCs/>
          <w:color w:val="auto"/>
          <w:lang w:eastAsia="en-GB"/>
          <w14:ligatures w14:val="none"/>
        </w:rPr>
        <w:t>Fecal sample collection and preparation</w:t>
      </w:r>
      <w:bookmarkEnd w:id="54"/>
      <w:bookmarkEnd w:id="55"/>
      <w:bookmarkEnd w:id="56"/>
      <w:bookmarkEnd w:id="57"/>
    </w:p>
    <w:p w14:paraId="5F4DABD6" w14:textId="1C3A9800" w:rsidR="00146753" w:rsidRPr="002F0178" w:rsidRDefault="00146753" w:rsidP="00912A05">
      <w:pPr>
        <w:spacing w:before="120" w:after="120" w:line="480" w:lineRule="auto"/>
        <w:contextualSpacing/>
        <w:jc w:val="both"/>
        <w:pPrChange w:id="58" w:author="Kundra  Palni" w:date="2024-09-03T11:48:00Z" w16du:dateUtc="2024-09-03T09:48:00Z">
          <w:pPr>
            <w:spacing w:line="480" w:lineRule="auto"/>
            <w:jc w:val="both"/>
          </w:pPr>
        </w:pPrChange>
      </w:pPr>
      <w:bookmarkStart w:id="59" w:name="_Toc136426427"/>
      <w:bookmarkStart w:id="60" w:name="_Toc136431694"/>
      <w:bookmarkStart w:id="61" w:name="_Toc136439605"/>
      <w:r w:rsidRPr="070B60A4">
        <w:rPr>
          <w:rStyle w:val="Strong"/>
          <w:b w:val="0"/>
          <w:bCs w:val="0"/>
        </w:rPr>
        <w:t xml:space="preserve">Fecal samples </w:t>
      </w:r>
      <w:r w:rsidR="00484788">
        <w:t>were collected from</w:t>
      </w:r>
      <w:r w:rsidRPr="070B60A4">
        <w:rPr>
          <w:rStyle w:val="Strong"/>
          <w:b w:val="0"/>
          <w:bCs w:val="0"/>
        </w:rPr>
        <w:t xml:space="preserve"> five healthy </w:t>
      </w:r>
      <w:r>
        <w:t>adult donors</w:t>
      </w:r>
      <w:r w:rsidR="00484788">
        <w:t xml:space="preserve">, </w:t>
      </w:r>
      <w:r>
        <w:t>two females (D1, D3) and three males (D2, D4 and D5)</w:t>
      </w:r>
      <w:r w:rsidR="00484788">
        <w:t>,</w:t>
      </w:r>
      <w:r>
        <w:t xml:space="preserve"> with median age of 28 years</w:t>
      </w:r>
      <w:r w:rsidR="00484788">
        <w:t xml:space="preserve"> and </w:t>
      </w:r>
      <w:r>
        <w:t>no antibiotic intake in the previous 3 months.</w:t>
      </w:r>
      <w:r w:rsidR="005F0A16">
        <w:t xml:space="preserve"> </w:t>
      </w:r>
      <w:r>
        <w:t xml:space="preserve">Feces were sampled directly after defecation using a sterile container and placed in an anaerobic atmosphere generator (Anaerogen; Thermo Fisher Diagnostics AG, Pratteln, Switzerland) and conveyed into an anaerobic chamber in less than 1 h. A 10% </w:t>
      </w:r>
      <w:r w:rsidR="00385DDD">
        <w:t>(</w:t>
      </w:r>
      <w:r>
        <w:t>w/v</w:t>
      </w:r>
      <w:r w:rsidR="00385DDD">
        <w:t>)</w:t>
      </w:r>
      <w:r>
        <w:t xml:space="preserve"> fecal suspension was prepared in sterile anaerobic PBS (pH 6.5). The suspension was homogenized by pipetting up-down, let </w:t>
      </w:r>
      <w:r>
        <w:lastRenderedPageBreak/>
        <w:t>stand for 5 min to allow particles to settle to the bottom. The fecal slurry was serially</w:t>
      </w:r>
      <w:r w:rsidR="000F661C">
        <w:t xml:space="preserve"> tenfold</w:t>
      </w:r>
      <w:r>
        <w:t xml:space="preserve"> diluted to 10</w:t>
      </w:r>
      <w:r w:rsidRPr="070B60A4">
        <w:rPr>
          <w:vertAlign w:val="superscript"/>
        </w:rPr>
        <w:t>-</w:t>
      </w:r>
      <w:r w:rsidR="005E5955">
        <w:rPr>
          <w:vertAlign w:val="superscript"/>
        </w:rPr>
        <w:t>4</w:t>
      </w:r>
      <w:r>
        <w:t xml:space="preserve"> dilution before inoculation.</w:t>
      </w:r>
    </w:p>
    <w:p w14:paraId="41C6210F" w14:textId="77777777" w:rsidR="00146753" w:rsidRPr="00B30F68" w:rsidRDefault="00146753"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62" w:author="Kundra  Palni" w:date="2024-09-03T11:48:00Z" w16du:dateUtc="2024-09-03T09:48:00Z">
          <w:pPr>
            <w:pStyle w:val="Heading3"/>
            <w:snapToGrid w:val="0"/>
            <w:spacing w:line="480" w:lineRule="auto"/>
          </w:pPr>
        </w:pPrChange>
      </w:pPr>
      <w:bookmarkStart w:id="63" w:name="_Toc146538923"/>
      <w:r w:rsidRPr="00B30F68">
        <w:rPr>
          <w:rFonts w:ascii="Times New Roman" w:eastAsia="Times New Roman" w:hAnsi="Times New Roman" w:cs="Times New Roman"/>
          <w:bCs/>
          <w:color w:val="auto"/>
          <w:lang w:eastAsia="en-GB"/>
          <w14:ligatures w14:val="none"/>
        </w:rPr>
        <w:t>Fecal batch fermentations</w:t>
      </w:r>
      <w:bookmarkEnd w:id="59"/>
      <w:bookmarkEnd w:id="60"/>
      <w:bookmarkEnd w:id="61"/>
      <w:bookmarkEnd w:id="63"/>
      <w:r w:rsidRPr="00B30F68">
        <w:rPr>
          <w:rFonts w:ascii="Times New Roman" w:eastAsia="Times New Roman" w:hAnsi="Times New Roman" w:cs="Times New Roman"/>
          <w:bCs/>
          <w:color w:val="auto"/>
          <w:lang w:eastAsia="en-GB"/>
          <w14:ligatures w14:val="none"/>
        </w:rPr>
        <w:t xml:space="preserve"> </w:t>
      </w:r>
    </w:p>
    <w:p w14:paraId="38D1F410" w14:textId="0760F91C" w:rsidR="00146753" w:rsidRPr="00DF3DB1" w:rsidRDefault="00146753" w:rsidP="00912A05">
      <w:pPr>
        <w:spacing w:before="120" w:after="120" w:line="480" w:lineRule="auto"/>
        <w:contextualSpacing/>
        <w:jc w:val="both"/>
        <w:pPrChange w:id="64" w:author="Kundra  Palni" w:date="2024-09-03T11:48:00Z" w16du:dateUtc="2024-09-03T09:48:00Z">
          <w:pPr>
            <w:spacing w:line="480" w:lineRule="auto"/>
            <w:jc w:val="both"/>
          </w:pPr>
        </w:pPrChange>
      </w:pPr>
      <w:bookmarkStart w:id="65" w:name="_Toc136426428"/>
      <w:bookmarkStart w:id="66" w:name="_Toc136431695"/>
      <w:bookmarkStart w:id="67" w:name="_Toc136439606"/>
      <w:r w:rsidRPr="00DF3DB1">
        <w:t xml:space="preserve">Fecal batch fermentations were performed </w:t>
      </w:r>
      <w:r w:rsidR="00385DDD">
        <w:t>in</w:t>
      </w:r>
      <w:r w:rsidR="00385DDD" w:rsidRPr="00DF3DB1">
        <w:t xml:space="preserve"> </w:t>
      </w:r>
      <w:r w:rsidRPr="00DF3DB1">
        <w:t xml:space="preserve">96-deepwell plates in basal YCFA </w:t>
      </w:r>
      <w:r w:rsidR="002520BC">
        <w:t xml:space="preserve">(bYCFA) </w:t>
      </w:r>
      <w:r w:rsidRPr="00DF3DB1">
        <w:t>medium adapted for batch fermentations (pH 6.8</w:t>
      </w:r>
      <w:r>
        <w:t>) as previously</w:t>
      </w:r>
      <w:r w:rsidR="00AD3672">
        <w:t xml:space="preserve"> described</w:t>
      </w:r>
      <w:r>
        <w:t xml:space="preserve"> </w:t>
      </w:r>
      <w:r>
        <w:fldChar w:fldCharType="begin" w:fldLock="1"/>
      </w:r>
      <w:r w:rsidR="00CB03BE">
        <w:instrText xml:space="preserve"> ADDIN ZOTERO_ITEM CSL_CITATION {"citationID":"uEuRQOJv","properties":{"formattedCitation":"\\super 23\\nosupersub{}","plainCitation":"23","noteIndex":0},"citationItems":[{"id":"qHVHml6D/fJjidqBM","uris":["http://www.mendeley.com/documents/?uuid=c9550ea2-a63e-4805-8764-61ffebca4ebc"],"itemData":{"DOI":"10.1093/ismeco/ycae035","abstract":"The anaerobic cultivation of fecal microbiota is a promising approach to investigating how gut microbial communities respond to specific intestinal conditions and perturbations. Here, we describe a flexible protocol using 96-deepwell plates to cultivate stool-derived gut microbiota. Our protocol aims to address gaps in high-throughput culturing in an anaerobic chamber. We characterized the influence of the gas phase on the medium chemistry and microbial physiology and introduced a modular medium preparation process to enable the testing of several conditions simultaneously. Further, we identified a medium formulation that maximized the compositional similarity of ex vivo cultures and donor microbiota while limiting the bloom of Enterobacteriaceae. Lastly, we validated the protocol by demonstrating that cultivated fecal microbiota responded similarly to dietary fibers (resistant dextrin, soluble starch) and drugs (ciprofloxacin, 5-fluorouracil) as reported in vivo. This high-throughput cultivation protocol has the potential to facilitate culture-dependent studies, accelerate the discovery of gut microbiota-diet-drug-host interactions, and pave the way to personalized microbiota-centered interventions.","author":[{"dropping-particle":"","family":"Zünd","given":"Janina N","non-dropping-particle":"","parse-names":false,"suffix":""},{"dropping-particle":"","family":"Plüss","given":"Serafina","non-dropping-particle":"","parse-names":false,"suffix":""},{"dropping-particle":"","family":"Mujezinovic","given":"Denisa","non-dropping-particle":"","parse-names":false,"suffix":""},{"dropping-particle":"","family":"Menzi","given":"Carmen","non-dropping-particle":"","parse-names":false,"suffix":""},{"dropping-particle":"","family":"Bieberstein","given":"Philipp R","non-dropping-particle":"von","parse-names":false,"suffix":""},{"dropping-particle":"","family":"Wouters","given":"Tomas","non-dropping-particle":"de","parse-names":false,"suffix":""},{"dropping-particle":"","family":"Lacroix","given":"Christophe","non-dropping-particle":"","parse-names":false,"suffix":""},{"dropping-particle":"","family":"Leventhal","given":"Gabriel E","non-dropping-particle":"","parse-names":false,"suffix":""},{"dropping-particle":"","family":"Pugin","given":"Benoit","non-dropping-particle":"","parse-names":false,"suffix":""}],"container-title":"ISME Communications","id":"ITEM-1","issue":"November 2023","issued":{"date-parts":[["2024"]]},"title":"A flexible high-throughput cultivation protocol to assess the response of individuals’ gut microbiota to diet-, drug-, and host-related factors","type":"article-journal","volume":"4"}}],"schema":"https://github.com/citation-style-language/schema/raw/master/csl-citation.json"} </w:instrText>
      </w:r>
      <w:r>
        <w:fldChar w:fldCharType="separate"/>
      </w:r>
      <w:r w:rsidR="00CB03BE" w:rsidRPr="006B16A9">
        <w:rPr>
          <w:rFonts w:ascii="Calibri" w:hAnsiTheme="minorHAnsi" w:cs="Calibri"/>
          <w:sz w:val="22"/>
          <w:vertAlign w:val="superscript"/>
          <w:lang w:val="en-GB"/>
        </w:rPr>
        <w:t>23</w:t>
      </w:r>
      <w:r>
        <w:fldChar w:fldCharType="end"/>
      </w:r>
      <w:r w:rsidR="00484788">
        <w:t>.</w:t>
      </w:r>
      <w:r w:rsidRPr="00DF3DB1">
        <w:t xml:space="preserve"> </w:t>
      </w:r>
      <w:r w:rsidR="000D5054">
        <w:t>Co</w:t>
      </w:r>
      <w:r w:rsidR="000D5054" w:rsidRPr="00DF3DB1">
        <w:t>mposition</w:t>
      </w:r>
      <w:r w:rsidRPr="00DF3DB1">
        <w:t xml:space="preserve"> </w:t>
      </w:r>
      <w:r w:rsidR="00484788">
        <w:t xml:space="preserve">of the </w:t>
      </w:r>
      <w:r w:rsidR="00484788" w:rsidRPr="00DF3DB1">
        <w:t xml:space="preserve">bYCFA medium </w:t>
      </w:r>
      <w:r w:rsidRPr="00DF3DB1">
        <w:t>is as follows (l</w:t>
      </w:r>
      <w:r w:rsidR="002030EC" w:rsidRPr="0002404B">
        <w:rPr>
          <w:vertAlign w:val="superscript"/>
        </w:rPr>
        <w:t>-1</w:t>
      </w:r>
      <w:r w:rsidRPr="00DF3DB1">
        <w:t>): 1.0</w:t>
      </w:r>
      <w:r w:rsidR="002030EC">
        <w:t xml:space="preserve"> g</w:t>
      </w:r>
      <w:r w:rsidRPr="00DF3DB1">
        <w:t xml:space="preserve"> </w:t>
      </w:r>
      <w:r w:rsidR="00BF70C5">
        <w:t>a</w:t>
      </w:r>
      <w:r w:rsidRPr="00DF3DB1">
        <w:t>micase, 1.25</w:t>
      </w:r>
      <w:r w:rsidR="002030EC">
        <w:t xml:space="preserve"> g</w:t>
      </w:r>
      <w:r w:rsidRPr="00DF3DB1">
        <w:t xml:space="preserve"> yeast extracts, 0.5</w:t>
      </w:r>
      <w:r w:rsidR="002030EC">
        <w:t xml:space="preserve"> g</w:t>
      </w:r>
      <w:r w:rsidRPr="00DF3DB1">
        <w:t xml:space="preserve"> meat extracts, 3.0</w:t>
      </w:r>
      <w:r w:rsidR="002030EC">
        <w:t xml:space="preserve"> g</w:t>
      </w:r>
      <w:r w:rsidRPr="00DF3DB1">
        <w:t xml:space="preserve"> soluble starch</w:t>
      </w:r>
      <w:r w:rsidR="009B60E7">
        <w:t xml:space="preserve"> (</w:t>
      </w:r>
      <w:r w:rsidR="00CE656D">
        <w:t xml:space="preserve">used as a </w:t>
      </w:r>
      <w:r w:rsidR="009B60E7">
        <w:t>carbon source)</w:t>
      </w:r>
      <w:r w:rsidRPr="00DF3DB1">
        <w:t>, 0.01</w:t>
      </w:r>
      <w:r w:rsidR="002030EC">
        <w:t xml:space="preserve"> g</w:t>
      </w:r>
      <w:r w:rsidRPr="00DF3DB1">
        <w:t xml:space="preserve"> hemin, 0.001</w:t>
      </w:r>
      <w:r w:rsidR="002030EC">
        <w:t xml:space="preserve"> g</w:t>
      </w:r>
      <w:r w:rsidRPr="00DF3DB1">
        <w:t xml:space="preserve"> resazurin sodium salt, 4.0</w:t>
      </w:r>
      <w:r w:rsidR="002030EC">
        <w:t xml:space="preserve"> g</w:t>
      </w:r>
      <w:r w:rsidRPr="00DF3DB1">
        <w:t xml:space="preserve"> NaHCO</w:t>
      </w:r>
      <w:r w:rsidRPr="00DF3DB1">
        <w:rPr>
          <w:vertAlign w:val="subscript"/>
        </w:rPr>
        <w:t>3</w:t>
      </w:r>
      <w:r w:rsidRPr="00DF3DB1">
        <w:t>, 0.9</w:t>
      </w:r>
      <w:r w:rsidR="002030EC">
        <w:t xml:space="preserve"> g</w:t>
      </w:r>
      <w:r w:rsidRPr="00DF3DB1">
        <w:t xml:space="preserve"> NaCl, 0.525</w:t>
      </w:r>
      <w:r w:rsidR="002030EC">
        <w:t xml:space="preserve"> g</w:t>
      </w:r>
      <w:r w:rsidRPr="00DF3DB1">
        <w:t xml:space="preserve"> KH</w:t>
      </w:r>
      <w:r w:rsidRPr="00DF3DB1">
        <w:rPr>
          <w:vertAlign w:val="subscript"/>
        </w:rPr>
        <w:t>2</w:t>
      </w:r>
      <w:r w:rsidRPr="00DF3DB1">
        <w:t>PO</w:t>
      </w:r>
      <w:r w:rsidRPr="00DF3DB1">
        <w:rPr>
          <w:vertAlign w:val="subscript"/>
        </w:rPr>
        <w:t>4</w:t>
      </w:r>
      <w:r w:rsidRPr="00DF3DB1">
        <w:t>, 0.9</w:t>
      </w:r>
      <w:r w:rsidR="002030EC">
        <w:t xml:space="preserve"> g</w:t>
      </w:r>
      <w:r w:rsidRPr="00DF3DB1">
        <w:t xml:space="preserve"> (NH</w:t>
      </w:r>
      <w:r w:rsidRPr="00DF3DB1">
        <w:rPr>
          <w:vertAlign w:val="subscript"/>
        </w:rPr>
        <w:t>4</w:t>
      </w:r>
      <w:r w:rsidRPr="00DF3DB1">
        <w:t>)</w:t>
      </w:r>
      <w:r w:rsidRPr="00DF3DB1">
        <w:rPr>
          <w:vertAlign w:val="subscript"/>
        </w:rPr>
        <w:t>2</w:t>
      </w:r>
      <w:r w:rsidRPr="00DF3DB1">
        <w:t>SO</w:t>
      </w:r>
      <w:r w:rsidRPr="00DF3DB1">
        <w:rPr>
          <w:vertAlign w:val="subscript"/>
        </w:rPr>
        <w:t>4</w:t>
      </w:r>
      <w:r w:rsidRPr="00DF3DB1">
        <w:t>, 0.09</w:t>
      </w:r>
      <w:r w:rsidR="002030EC">
        <w:t xml:space="preserve"> g</w:t>
      </w:r>
      <w:r w:rsidRPr="00DF3DB1">
        <w:t xml:space="preserve"> MgSO</w:t>
      </w:r>
      <w:r w:rsidRPr="00DF3DB1">
        <w:rPr>
          <w:vertAlign w:val="subscript"/>
        </w:rPr>
        <w:t>4</w:t>
      </w:r>
      <w:r w:rsidRPr="00DF3DB1">
        <w:t>, 0.525</w:t>
      </w:r>
      <w:r w:rsidR="002030EC">
        <w:t xml:space="preserve"> g</w:t>
      </w:r>
      <w:r w:rsidRPr="00DF3DB1">
        <w:t xml:space="preserve"> K</w:t>
      </w:r>
      <w:r w:rsidRPr="00DF3DB1">
        <w:rPr>
          <w:vertAlign w:val="subscript"/>
        </w:rPr>
        <w:t>2</w:t>
      </w:r>
      <w:r w:rsidRPr="00DF3DB1">
        <w:t>PO</w:t>
      </w:r>
      <w:r w:rsidRPr="00DF3DB1">
        <w:rPr>
          <w:vertAlign w:val="subscript"/>
        </w:rPr>
        <w:t>4</w:t>
      </w:r>
      <w:r w:rsidRPr="00DF3DB1">
        <w:t>, 0.09</w:t>
      </w:r>
      <w:r w:rsidR="002030EC">
        <w:t xml:space="preserve"> g</w:t>
      </w:r>
      <w:r w:rsidRPr="00DF3DB1">
        <w:t xml:space="preserve"> CaCl</w:t>
      </w:r>
      <w:r w:rsidRPr="00DF3DB1">
        <w:rPr>
          <w:vertAlign w:val="subscript"/>
        </w:rPr>
        <w:t>2</w:t>
      </w:r>
      <w:r w:rsidRPr="00DF3DB1">
        <w:t>.</w:t>
      </w:r>
      <w:r w:rsidR="002030EC">
        <w:t xml:space="preserve"> S</w:t>
      </w:r>
      <w:r w:rsidRPr="00DF3DB1">
        <w:t xml:space="preserve">hort-chain fatty acids </w:t>
      </w:r>
      <w:r>
        <w:t>(</w:t>
      </w:r>
      <w:r w:rsidRPr="00DF3DB1">
        <w:t>SCFA</w:t>
      </w:r>
      <w:r>
        <w:t>)</w:t>
      </w:r>
      <w:r w:rsidRPr="00DF3DB1">
        <w:t xml:space="preserve"> were added to have final concentration</w:t>
      </w:r>
      <w:r>
        <w:t>s of</w:t>
      </w:r>
      <w:r w:rsidRPr="00DF3DB1">
        <w:t xml:space="preserve"> acetate (33</w:t>
      </w:r>
      <w:r>
        <w:t xml:space="preserve"> </w:t>
      </w:r>
      <w:r w:rsidRPr="00DF3DB1">
        <w:t>mM), propionate (7</w:t>
      </w:r>
      <w:r>
        <w:t xml:space="preserve"> </w:t>
      </w:r>
      <w:r w:rsidRPr="00DF3DB1">
        <w:t xml:space="preserve">mM), isobutyrate, isovalerate and valerate </w:t>
      </w:r>
      <w:r>
        <w:t xml:space="preserve">all at </w:t>
      </w:r>
      <w:r w:rsidRPr="00DF3DB1">
        <w:t>1</w:t>
      </w:r>
      <w:r>
        <w:t xml:space="preserve"> </w:t>
      </w:r>
      <w:r w:rsidRPr="00DF3DB1">
        <w:t xml:space="preserve">mM. A filter-sterilized vitamin solution was added before autoclaving </w:t>
      </w:r>
      <w:r w:rsidR="00053603">
        <w:t>to obtain</w:t>
      </w:r>
      <w:r w:rsidR="00053603" w:rsidRPr="00DF3DB1">
        <w:t xml:space="preserve"> </w:t>
      </w:r>
      <w:r w:rsidRPr="00DF3DB1">
        <w:t>final vitamin concentration</w:t>
      </w:r>
      <w:r w:rsidR="00053603">
        <w:t>s</w:t>
      </w:r>
      <w:r w:rsidRPr="00DF3DB1">
        <w:t xml:space="preserve"> of (l</w:t>
      </w:r>
      <w:r w:rsidR="002030EC" w:rsidRPr="0002404B">
        <w:rPr>
          <w:vertAlign w:val="superscript"/>
        </w:rPr>
        <w:t>-1</w:t>
      </w:r>
      <w:r w:rsidRPr="00DF3DB1">
        <w:t xml:space="preserve"> medium): </w:t>
      </w:r>
      <w:r w:rsidR="004B169E">
        <w:t xml:space="preserve">5 </w:t>
      </w:r>
      <w:r w:rsidR="002030EC" w:rsidRPr="00DF3DB1">
        <w:t xml:space="preserve">µg </w:t>
      </w:r>
      <w:r w:rsidRPr="00DF3DB1">
        <w:t xml:space="preserve">cyanocobalamin; </w:t>
      </w:r>
      <w:r w:rsidR="002030EC">
        <w:t xml:space="preserve">100 </w:t>
      </w:r>
      <w:r w:rsidR="002030EC" w:rsidRPr="00DF3DB1">
        <w:t xml:space="preserve">µg </w:t>
      </w:r>
      <w:r w:rsidRPr="00DF3DB1">
        <w:t xml:space="preserve">pyridoxine-HCl; </w:t>
      </w:r>
      <w:r w:rsidR="002030EC">
        <w:t xml:space="preserve">50 </w:t>
      </w:r>
      <w:r w:rsidR="002030EC" w:rsidRPr="00DF3DB1">
        <w:t xml:space="preserve">µg </w:t>
      </w:r>
      <w:r w:rsidRPr="00DF3DB1">
        <w:t xml:space="preserve">4-aminobenzoic acid; </w:t>
      </w:r>
      <w:r w:rsidR="002030EC">
        <w:t xml:space="preserve">20 </w:t>
      </w:r>
      <w:r w:rsidR="002030EC" w:rsidRPr="00DF3DB1">
        <w:t xml:space="preserve">µg </w:t>
      </w:r>
      <w:r w:rsidRPr="00DF3DB1">
        <w:t>biotin (all purchased from Sigma-Aldrich Chemie GmbH).</w:t>
      </w:r>
      <w:r w:rsidR="00A70565">
        <w:t xml:space="preserve"> </w:t>
      </w:r>
      <w:r>
        <w:t xml:space="preserve">Stock solutions of different </w:t>
      </w:r>
      <w:r w:rsidR="009421DE">
        <w:t xml:space="preserve">commercial </w:t>
      </w:r>
      <w:r w:rsidR="004F6369">
        <w:t>folate</w:t>
      </w:r>
      <w:r w:rsidRPr="00DF3DB1">
        <w:t xml:space="preserve"> forms (THF, M-THF, F-THF or folic acid) </w:t>
      </w:r>
      <w:r>
        <w:t>were prepared in NaOH solution. The stock solutions were further diluted with</w:t>
      </w:r>
      <w:r w:rsidR="00A91A14">
        <w:t xml:space="preserve"> deionized</w:t>
      </w:r>
      <w:r>
        <w:t xml:space="preserve"> water to a </w:t>
      </w:r>
      <w:r w:rsidR="009421DE">
        <w:t xml:space="preserve">final concentration </w:t>
      </w:r>
      <w:r>
        <w:t>of 400</w:t>
      </w:r>
      <w:r w:rsidRPr="00DF3DB1">
        <w:t xml:space="preserve"> µg/l</w:t>
      </w:r>
      <w:r>
        <w:t xml:space="preserve"> and </w:t>
      </w:r>
      <w:r w:rsidRPr="00DF3DB1">
        <w:t xml:space="preserve">were filtered sterilized through 0.2 µm nylon membrane filter (Infochroma AG) </w:t>
      </w:r>
      <w:r w:rsidR="009421DE">
        <w:t>to be</w:t>
      </w:r>
      <w:r w:rsidR="009421DE" w:rsidRPr="00DF3DB1">
        <w:t xml:space="preserve"> </w:t>
      </w:r>
      <w:r w:rsidRPr="00DF3DB1">
        <w:t>added to the medium after autoclavin</w:t>
      </w:r>
      <w:r>
        <w:t>g</w:t>
      </w:r>
      <w:r w:rsidRPr="00DF3DB1">
        <w:t>.</w:t>
      </w:r>
      <w:r w:rsidRPr="00A64B34">
        <w:t xml:space="preserve"> </w:t>
      </w:r>
      <w:r w:rsidRPr="00DF3DB1">
        <w:t>Vitamins were weighted in the dark and solutions were covered by aluminium foil and stored at 4°C.</w:t>
      </w:r>
      <w:r w:rsidR="0016627E">
        <w:t xml:space="preserve"> </w:t>
      </w:r>
      <w:r w:rsidR="00F23B7D">
        <w:t>Folate</w:t>
      </w:r>
      <w:r w:rsidRPr="00DF3DB1">
        <w:t xml:space="preserve"> forms were tested </w:t>
      </w:r>
      <w:r>
        <w:t>at</w:t>
      </w:r>
      <w:r w:rsidRPr="00DF3DB1">
        <w:t xml:space="preserve"> two doses</w:t>
      </w:r>
      <w:r>
        <w:t xml:space="preserve"> </w:t>
      </w:r>
      <w:r w:rsidR="009421DE">
        <w:t xml:space="preserve">of </w:t>
      </w:r>
      <w:r w:rsidRPr="00DF3DB1">
        <w:t>50 µg/l and 200 µg/l</w:t>
      </w:r>
      <w:r w:rsidR="009421DE">
        <w:t>. A</w:t>
      </w:r>
      <w:r>
        <w:t xml:space="preserve"> negative control was</w:t>
      </w:r>
      <w:r w:rsidR="009421DE">
        <w:t xml:space="preserve"> used</w:t>
      </w:r>
      <w:r w:rsidRPr="00DF3DB1">
        <w:t xml:space="preserve"> without </w:t>
      </w:r>
      <w:r w:rsidR="00F23B7D">
        <w:t>folate</w:t>
      </w:r>
      <w:r w:rsidR="009421DE">
        <w:t xml:space="preserve"> addition</w:t>
      </w:r>
      <w:r w:rsidRPr="00DF3DB1">
        <w:t xml:space="preserve"> (No</w:t>
      </w:r>
      <w:r w:rsidR="00A75ECA">
        <w:t xml:space="preserve"> </w:t>
      </w:r>
      <w:r w:rsidRPr="00DF3DB1">
        <w:t>B9).</w:t>
      </w:r>
      <w:r>
        <w:t xml:space="preserve"> </w:t>
      </w:r>
    </w:p>
    <w:p w14:paraId="698CD557" w14:textId="5933B95C" w:rsidR="00146753" w:rsidRPr="00DF3DB1" w:rsidRDefault="00146753" w:rsidP="00912A05">
      <w:pPr>
        <w:spacing w:before="120" w:after="120" w:line="480" w:lineRule="auto"/>
        <w:contextualSpacing/>
        <w:jc w:val="both"/>
        <w:pPrChange w:id="68" w:author="Kundra  Palni" w:date="2024-09-03T11:48:00Z" w16du:dateUtc="2024-09-03T09:48:00Z">
          <w:pPr>
            <w:spacing w:line="480" w:lineRule="auto"/>
            <w:jc w:val="both"/>
          </w:pPr>
        </w:pPrChange>
      </w:pPr>
      <w:r w:rsidRPr="00DF3DB1">
        <w:t>Plates were filled with 1 ml of 2-</w:t>
      </w:r>
      <w:r w:rsidR="00053603">
        <w:t>fold</w:t>
      </w:r>
      <w:r w:rsidRPr="00DF3DB1">
        <w:t xml:space="preserve"> concentrated bYCFA medium and 1 ml solution of each </w:t>
      </w:r>
      <w:r w:rsidR="00F23B7D">
        <w:t>folate</w:t>
      </w:r>
      <w:r w:rsidRPr="00DF3DB1">
        <w:t xml:space="preserve"> form or sterile water (N</w:t>
      </w:r>
      <w:r w:rsidR="0033220C">
        <w:t>o</w:t>
      </w:r>
      <w:r w:rsidR="00A75ECA">
        <w:t xml:space="preserve"> </w:t>
      </w:r>
      <w:r w:rsidRPr="00DF3DB1">
        <w:t xml:space="preserve">B9). </w:t>
      </w:r>
      <w:bookmarkStart w:id="69" w:name="_Hlk175672623"/>
      <w:r w:rsidRPr="00DF3DB1">
        <w:t xml:space="preserve">Each </w:t>
      </w:r>
      <w:r w:rsidR="003B75D6">
        <w:t xml:space="preserve">diluted </w:t>
      </w:r>
      <w:r w:rsidRPr="00DF3DB1">
        <w:t xml:space="preserve">fecal </w:t>
      </w:r>
      <w:r w:rsidR="003B75D6">
        <w:t xml:space="preserve">slurry </w:t>
      </w:r>
      <w:r w:rsidRPr="00DF3DB1">
        <w:t xml:space="preserve">was inoculated </w:t>
      </w:r>
      <w:r>
        <w:t xml:space="preserve">at </w:t>
      </w:r>
      <w:ins w:id="70" w:author="Kundra  Palni" w:date="2024-08-27T17:10:00Z" w16du:dateUtc="2024-08-27T15:10:00Z">
        <w:r w:rsidR="006B16A9" w:rsidRPr="00A00336">
          <w:t>0.</w:t>
        </w:r>
      </w:ins>
      <w:r w:rsidRPr="00A00336">
        <w:t>1%</w:t>
      </w:r>
      <w:r w:rsidRPr="00DF3DB1">
        <w:t xml:space="preserve"> </w:t>
      </w:r>
      <w:r w:rsidR="00B146F2">
        <w:t>(</w:t>
      </w:r>
      <w:r w:rsidRPr="00DF3DB1">
        <w:t>v/v</w:t>
      </w:r>
      <w:r w:rsidR="00B146F2">
        <w:t>;</w:t>
      </w:r>
      <w:r w:rsidRPr="00DF3DB1">
        <w:t xml:space="preserve"> </w:t>
      </w:r>
      <w:r>
        <w:t xml:space="preserve">2 </w:t>
      </w:r>
      <w:r w:rsidRPr="00DF3DB1">
        <w:t>µ</w:t>
      </w:r>
      <w:r>
        <w:t xml:space="preserve">l, </w:t>
      </w:r>
      <w:r w:rsidRPr="00DF3DB1">
        <w:t>10</w:t>
      </w:r>
      <w:r w:rsidRPr="00DF3DB1">
        <w:rPr>
          <w:vertAlign w:val="superscript"/>
        </w:rPr>
        <w:t>-7</w:t>
      </w:r>
      <w:r w:rsidRPr="00DF3DB1">
        <w:t xml:space="preserve"> final</w:t>
      </w:r>
      <w:r>
        <w:t xml:space="preserve"> feces</w:t>
      </w:r>
      <w:r w:rsidRPr="00DF3DB1">
        <w:t xml:space="preserve"> dilution on plate)</w:t>
      </w:r>
      <w:r w:rsidR="009421DE">
        <w:t>, and</w:t>
      </w:r>
      <w:r w:rsidRPr="00DF3DB1">
        <w:t xml:space="preserve"> the plates were sealed with breathable seal and incubated anaerobically at 37°C in the anaerobic chamber.</w:t>
      </w:r>
      <w:bookmarkEnd w:id="69"/>
      <w:r w:rsidRPr="00DF3DB1">
        <w:t xml:space="preserve"> Sampling was performed a</w:t>
      </w:r>
      <w:r>
        <w:t>fter</w:t>
      </w:r>
      <w:r w:rsidRPr="00DF3DB1">
        <w:t xml:space="preserve"> 48</w:t>
      </w:r>
      <w:r>
        <w:t xml:space="preserve"> </w:t>
      </w:r>
      <w:r w:rsidR="002A35EE">
        <w:t>h</w:t>
      </w:r>
      <w:r w:rsidRPr="00DF3DB1">
        <w:t xml:space="preserve"> incubations; 0.9 ml samples </w:t>
      </w:r>
      <w:r w:rsidRPr="00DF3DB1">
        <w:lastRenderedPageBreak/>
        <w:t xml:space="preserve">were transferred to a sterile </w:t>
      </w:r>
      <w:r w:rsidR="004A03FC">
        <w:t>96-</w:t>
      </w:r>
      <w:r w:rsidRPr="00DF3DB1">
        <w:t xml:space="preserve">deepwell plate and centrifuged at 5,000 x </w:t>
      </w:r>
      <w:r w:rsidRPr="00DF3DB1">
        <w:rPr>
          <w:rStyle w:val="Emphasis"/>
          <w:rFonts w:cstheme="minorHAnsi"/>
        </w:rPr>
        <w:t>g</w:t>
      </w:r>
      <w:r w:rsidRPr="00DF3DB1">
        <w:t xml:space="preserve"> for 10 min at 4°C. The supernatant was separated from the pellet and </w:t>
      </w:r>
      <w:r w:rsidR="009421DE">
        <w:t>transferred</w:t>
      </w:r>
      <w:r w:rsidR="009421DE" w:rsidRPr="00DF3DB1">
        <w:t xml:space="preserve"> </w:t>
      </w:r>
      <w:r w:rsidRPr="00DF3DB1">
        <w:t>into 96-deepwell plates. Pellets and supernatants were stored at -20°C until further analysis. For each tested condition and fecal microbiota, fermentations were conducted in triplicates.</w:t>
      </w:r>
    </w:p>
    <w:p w14:paraId="5AE1480A" w14:textId="5BAD9401" w:rsidR="00146753" w:rsidRPr="00B30F68" w:rsidRDefault="002E6AEE"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71" w:author="Kundra  Palni" w:date="2024-09-03T11:48:00Z" w16du:dateUtc="2024-09-03T09:48:00Z">
          <w:pPr>
            <w:pStyle w:val="Heading3"/>
            <w:snapToGrid w:val="0"/>
            <w:spacing w:line="480" w:lineRule="auto"/>
          </w:pPr>
        </w:pPrChange>
      </w:pPr>
      <w:bookmarkStart w:id="72" w:name="_Toc146538924"/>
      <w:r w:rsidRPr="00B30F68">
        <w:rPr>
          <w:rFonts w:ascii="Times New Roman" w:eastAsia="Times New Roman" w:hAnsi="Times New Roman" w:cs="Times New Roman"/>
          <w:bCs/>
          <w:color w:val="auto"/>
          <w:lang w:eastAsia="en-GB"/>
          <w14:ligatures w14:val="none"/>
        </w:rPr>
        <w:t>Folate</w:t>
      </w:r>
      <w:r w:rsidR="00146753" w:rsidRPr="00B30F68">
        <w:rPr>
          <w:rFonts w:ascii="Times New Roman" w:eastAsia="Times New Roman" w:hAnsi="Times New Roman" w:cs="Times New Roman"/>
          <w:bCs/>
          <w:color w:val="auto"/>
          <w:lang w:eastAsia="en-GB"/>
          <w14:ligatures w14:val="none"/>
        </w:rPr>
        <w:t xml:space="preserve"> quantification using Ultra Performance Liquid chromatography (UHPLC-UV/FL)</w:t>
      </w:r>
      <w:bookmarkEnd w:id="65"/>
      <w:bookmarkEnd w:id="66"/>
      <w:bookmarkEnd w:id="67"/>
      <w:bookmarkEnd w:id="72"/>
    </w:p>
    <w:p w14:paraId="6F542C6B" w14:textId="0F4216F1" w:rsidR="004D1E5C" w:rsidRDefault="004D1E5C" w:rsidP="00912A05">
      <w:pPr>
        <w:snapToGrid w:val="0"/>
        <w:spacing w:before="120" w:after="120" w:line="480" w:lineRule="auto"/>
        <w:contextualSpacing/>
        <w:jc w:val="both"/>
        <w:rPr>
          <w:lang w:eastAsia="it-IT"/>
        </w:rPr>
        <w:pPrChange w:id="73" w:author="Kundra  Palni" w:date="2024-09-03T11:48:00Z" w16du:dateUtc="2024-09-03T09:48:00Z">
          <w:pPr>
            <w:snapToGrid w:val="0"/>
            <w:spacing w:line="480" w:lineRule="auto"/>
            <w:jc w:val="both"/>
          </w:pPr>
        </w:pPrChange>
      </w:pPr>
      <w:bookmarkStart w:id="74" w:name="_Toc136426429"/>
      <w:bookmarkStart w:id="75" w:name="_Toc136431696"/>
      <w:bookmarkStart w:id="76" w:name="_Toc136439607"/>
      <w:r w:rsidRPr="004D1E5C">
        <w:rPr>
          <w:lang w:eastAsia="it-IT"/>
        </w:rPr>
        <w:t xml:space="preserve">Folate in IB extracts of folate prototrophic strains was analysed in duplicate using tri-enzyme treatment with α-amylase, hog kidney conjugase and protease as described </w:t>
      </w:r>
      <w:r w:rsidRPr="00DF3DB1">
        <w:rPr>
          <w:lang w:eastAsia="it-IT"/>
        </w:rPr>
        <w:t>before</w:t>
      </w:r>
      <w:r>
        <w:rPr>
          <w:lang w:eastAsia="it-IT"/>
        </w:rPr>
        <w:t xml:space="preserve"> </w:t>
      </w:r>
      <w:r>
        <w:rPr>
          <w:lang w:eastAsia="it-IT"/>
        </w:rPr>
        <w:fldChar w:fldCharType="begin" w:fldLock="1"/>
      </w:r>
      <w:r w:rsidR="00CB03BE">
        <w:rPr>
          <w:lang w:eastAsia="it-IT"/>
        </w:rPr>
        <w:instrText xml:space="preserve"> ADDIN ZOTERO_ITEM CSL_CITATION {"citationID":"URApw1B4","properties":{"formattedCitation":"\\super 24,25\\nosupersub{}","plainCitation":"24,25","noteIndex":0},"citationItems":[{"id":"qHVHml6D/RFmyWbfH","uris":["http://www.mendeley.com/documents/?uuid=7cf56d10-8192-496f-be04-826d3c0c790f"],"itemData":{"DOI":"10.1016/J.FOODCHEM.2012.06.064","ISSN":"0308-8146","abstract":"Total folate content in oat varieties from three harvesting years (2006-2008), and in oats milling fractions, was determined using microbiological assay. Furthermore, folate vitamer distribution in milling fractions were examined with the UPLC method, which was taken in use and validated. The total folate content of the cultivars varied moderately within each year. The average content in the 2008 samples was 685 ng/g dm. The UPLC method proved fast and sensitive for determining seven folate monoglutamates in cereal samples. Folate content in fractions, which are normally discarded, such as flour from oat cutting and flaking, were 1.5- to 2.5-fold higher than in native grain. The main folate vitamers found in the oat fractions were 5-CH3-H 4folate, 5-HCO-H4folate, and 5,10-CH+-H 4folate. The UPLC results more closely matched the microbiological results compared to those that are usually achieved with HPLC methods. This study illustrates that oats and, especially, by-products of milling are good sources of folate. © 2012 Elsevier Ltd. All rights reserved.","author":[{"dropping-particle":"","family":"Edelmann","given":"Minnamari","non-dropping-particle":"","parse-names":false,"suffix":""},{"dropping-particle":"","family":"Kariluoto","given":"Susanna","non-dropping-particle":"","parse-names":false,"suffix":""},{"dropping-particle":"","family":"Nyström","given":"Laura","non-dropping-particle":"","parse-names":false,"suffix":""},{"dropping-particle":"","family":"Piironen","given":"Vieno","non-dropping-particle":"","parse-names":false,"suffix":""}],"container-title":"Food Chemistry","id":"ITEM-1","issue":"3","issued":{"date-parts":[["2012","12","1"]]},"page":"1938-1947","publisher":"Elsevier","title":"Folate in oats and its milling fractions","type":"article-journal","volume":"135"}},{"id":"qHVHml6D/01mf9dIp","uris":["http://www.mendeley.com/documents/?uuid=f4b8c9c1-8aff-4d34-ade8-241e1c989473"],"itemData":{"DOI":"10.1021/ACS.JAFC.2C03861","ISSN":"15205118","PMID":"36206478","abstract":"This study investigated the bioaccessibility of folate in wheat bread baked with different ingredients and processing methods. Next, different matrices were spiked with 5-methyltetrahydrofolate, gallic acid (GA), or both to investigate the stability of 5-methyltetrahydrofolate during in vitro digestion. The folate bioaccessibility in bread varied from 44 to 96%. The inclusion of whole-grain or faba bean flour significantly improved both folate content and bioaccessibility. Baking with yeast increased the folate content by 145% in bread but decreased folate bioaccessibility compared to the bread without added yeast because of the instability of 5-methyltetrahydrofolate. Spiking experiments confirmed oxidation as a critical reason for 5-methyltetrahydrofolate loss during digestion. However, GA protected this vitamer from degradation. Additionally, 5-methyltetrahydrofolate was less stable in whole-grain wheat matrices than other matrices. This study demonstrated that the stability of 5-methyltetrahydrofolate is crucial for folate bioaccessibility in bread, and methods for stabilizing this vitamer should be further studied.","author":[{"dropping-particle":"","family":"Liu","given":"Fengyuan","non-dropping-particle":"","parse-names":false,"suffix":""},{"dropping-particle":"","family":"Edelmann","given":"Minnamari","non-dropping-particle":"","parse-names":false,"suffix":""},{"dropping-particle":"","family":"Piironen","given":"Vieno","non-dropping-particle":"","parse-names":false,"suffix":""},{"dropping-particle":"","family":"Kariluoto","given":"Susanna","non-dropping-particle":"","parse-names":false,"suffix":""}],"container-title":"Journal of Agricultural and Food Chemistry","id":"ITEM-2","issue":"41","issued":{"date-parts":[["2022","10","19"]]},"page":"13379-13390","publisher":"American Chemical Society","title":"5-Methyltetrahydrofolate Is a Crucial Factor in Determining the Bioaccessibility of Folate in Bread","type":"article-journal","volume":"70"}}],"schema":"https://github.com/citation-style-language/schema/raw/master/csl-citation.json"} </w:instrText>
      </w:r>
      <w:r>
        <w:rPr>
          <w:lang w:eastAsia="it-IT"/>
        </w:rPr>
        <w:fldChar w:fldCharType="separate"/>
      </w:r>
      <w:r w:rsidR="00CB03BE" w:rsidRPr="00CB03BE">
        <w:rPr>
          <w:rFonts w:ascii="Calibri" w:hAnsiTheme="minorHAnsi" w:cs="Calibri"/>
          <w:sz w:val="22"/>
          <w:vertAlign w:val="superscript"/>
          <w:lang w:val="en-GB"/>
        </w:rPr>
        <w:t>24,25</w:t>
      </w:r>
      <w:r>
        <w:rPr>
          <w:lang w:eastAsia="it-IT"/>
        </w:rPr>
        <w:fldChar w:fldCharType="end"/>
      </w:r>
      <w:r w:rsidRPr="004D1E5C">
        <w:rPr>
          <w:lang w:eastAsia="it-IT"/>
        </w:rPr>
        <w:t xml:space="preserve"> and purified by solid phase extraction using strong anion exchange columns (Bond Elut SAX, 500 mg 3 ml, Agilent Technologies, Santa Clara, USA). The cartridge was conditioned with one column volume of heptane, followed by methanol, and finally with water, and equilibrated with 10 ml of equilibration buffer (10 mM potassium phosphate buffer containing 0.1% 2,3-dimercapto-1-propanol) at pH 7.0. An aliquot of sample extract was diluted with water (1:2) and 2,3-dimercapto-1-propanol (final concentration of 0.1%), applied into SAX cartridge and washed twice with 1.5 ml of equilibration buffer. Folate was eluted slowly with 3 ml of 10 % NaCl in 0.1 M acetate buffer containing 1 % ascorbic acid (pH 4.5), in a 5 ml volumetric flask and filled with the elution solution.</w:t>
      </w:r>
    </w:p>
    <w:p w14:paraId="787D4F21" w14:textId="2604522A" w:rsidR="00146753" w:rsidRPr="00880014" w:rsidRDefault="00146753" w:rsidP="00912A05">
      <w:pPr>
        <w:snapToGrid w:val="0"/>
        <w:spacing w:before="120" w:after="120" w:line="480" w:lineRule="auto"/>
        <w:contextualSpacing/>
        <w:jc w:val="both"/>
        <w:pPrChange w:id="77" w:author="Kundra  Palni" w:date="2024-09-03T11:48:00Z" w16du:dateUtc="2024-09-03T09:48:00Z">
          <w:pPr>
            <w:snapToGrid w:val="0"/>
            <w:spacing w:line="480" w:lineRule="auto"/>
            <w:jc w:val="both"/>
          </w:pPr>
        </w:pPrChange>
      </w:pPr>
      <w:r w:rsidRPr="00DF3DB1">
        <w:rPr>
          <w:lang w:eastAsia="it-IT"/>
        </w:rPr>
        <w:t xml:space="preserve">Folate </w:t>
      </w:r>
      <w:r w:rsidR="0002404B">
        <w:rPr>
          <w:lang w:eastAsia="it-IT"/>
        </w:rPr>
        <w:t>forms</w:t>
      </w:r>
      <w:r w:rsidR="0002404B" w:rsidRPr="00DF3DB1">
        <w:rPr>
          <w:lang w:eastAsia="it-IT"/>
        </w:rPr>
        <w:t xml:space="preserve"> </w:t>
      </w:r>
      <w:r w:rsidRPr="00DF3DB1">
        <w:rPr>
          <w:lang w:eastAsia="it-IT"/>
        </w:rPr>
        <w:t xml:space="preserve">were </w:t>
      </w:r>
      <w:r w:rsidR="006722A9">
        <w:rPr>
          <w:lang w:eastAsia="it-IT"/>
        </w:rPr>
        <w:t>determined</w:t>
      </w:r>
      <w:r w:rsidR="006722A9" w:rsidRPr="00DF3DB1">
        <w:rPr>
          <w:lang w:eastAsia="it-IT"/>
        </w:rPr>
        <w:t xml:space="preserve"> </w:t>
      </w:r>
      <w:r w:rsidRPr="00DF3DB1">
        <w:rPr>
          <w:lang w:eastAsia="it-IT"/>
        </w:rPr>
        <w:t xml:space="preserve">using Waters Acquity UPLC </w:t>
      </w:r>
      <w:r w:rsidR="006722A9">
        <w:rPr>
          <w:lang w:eastAsia="it-IT"/>
        </w:rPr>
        <w:t>system</w:t>
      </w:r>
      <w:r w:rsidR="00C36007">
        <w:rPr>
          <w:lang w:eastAsia="it-IT"/>
        </w:rPr>
        <w:t xml:space="preserve"> </w:t>
      </w:r>
      <w:r w:rsidRPr="00DF3DB1">
        <w:rPr>
          <w:lang w:eastAsia="it-IT"/>
        </w:rPr>
        <w:t>(Waters, Milford, MA, US)</w:t>
      </w:r>
      <w:r w:rsidR="006722A9">
        <w:rPr>
          <w:lang w:eastAsia="it-IT"/>
        </w:rPr>
        <w:t xml:space="preserve"> </w:t>
      </w:r>
      <w:r w:rsidR="006722A9" w:rsidRPr="006722A9">
        <w:rPr>
          <w:lang w:eastAsia="it-IT"/>
        </w:rPr>
        <w:t xml:space="preserve">with a Kinetex PS C18 column (2.6 µm, 2.1 × 150 mm; Phenomenex, Torrance, CA, USA) at 30 </w:t>
      </w:r>
      <w:r w:rsidR="006722A9">
        <w:rPr>
          <w:rFonts w:cstheme="minorHAnsi"/>
          <w:lang w:eastAsia="it-IT"/>
        </w:rPr>
        <w:t>°</w:t>
      </w:r>
      <w:r w:rsidR="006722A9" w:rsidRPr="006722A9">
        <w:rPr>
          <w:lang w:eastAsia="it-IT"/>
        </w:rPr>
        <w:t>C</w:t>
      </w:r>
      <w:r w:rsidR="006722A9">
        <w:rPr>
          <w:lang w:eastAsia="it-IT"/>
        </w:rPr>
        <w:t xml:space="preserve"> and</w:t>
      </w:r>
      <w:r w:rsidRPr="00DF3DB1">
        <w:rPr>
          <w:lang w:eastAsia="it-IT"/>
        </w:rPr>
        <w:t xml:space="preserve"> gradient elution with </w:t>
      </w:r>
      <w:r w:rsidR="008607B2">
        <w:rPr>
          <w:lang w:eastAsia="it-IT"/>
        </w:rPr>
        <w:t xml:space="preserve">water (containing </w:t>
      </w:r>
      <w:r w:rsidRPr="00DF3DB1">
        <w:rPr>
          <w:lang w:eastAsia="it-IT"/>
        </w:rPr>
        <w:t>0.7% formic acid</w:t>
      </w:r>
      <w:r w:rsidR="008607B2">
        <w:rPr>
          <w:lang w:eastAsia="it-IT"/>
        </w:rPr>
        <w:t>)</w:t>
      </w:r>
      <w:r w:rsidRPr="00DF3DB1">
        <w:rPr>
          <w:lang w:eastAsia="it-IT"/>
        </w:rPr>
        <w:t xml:space="preserve"> and acetonitrile </w:t>
      </w:r>
      <w:r w:rsidR="008607B2">
        <w:rPr>
          <w:lang w:eastAsia="it-IT"/>
        </w:rPr>
        <w:t xml:space="preserve">(containing </w:t>
      </w:r>
      <w:r w:rsidRPr="00DF3DB1">
        <w:rPr>
          <w:lang w:eastAsia="it-IT"/>
        </w:rPr>
        <w:t>0.7% formic acid</w:t>
      </w:r>
      <w:r w:rsidR="008607B2">
        <w:rPr>
          <w:lang w:eastAsia="it-IT"/>
        </w:rPr>
        <w:t>)</w:t>
      </w:r>
      <w:r w:rsidRPr="00DF3DB1">
        <w:rPr>
          <w:lang w:eastAsia="it-IT"/>
        </w:rPr>
        <w:t xml:space="preserve"> as mobile phases</w:t>
      </w:r>
      <w:r w:rsidR="000B6E8D">
        <w:rPr>
          <w:lang w:eastAsia="it-IT"/>
        </w:rPr>
        <w:t xml:space="preserve">. </w:t>
      </w:r>
      <w:r w:rsidR="0002404B">
        <w:rPr>
          <w:lang w:eastAsia="it-IT"/>
        </w:rPr>
        <w:t>Folate forms</w:t>
      </w:r>
      <w:r w:rsidR="0002404B" w:rsidRPr="00DF3DB1">
        <w:rPr>
          <w:lang w:eastAsia="it-IT"/>
        </w:rPr>
        <w:t xml:space="preserve"> </w:t>
      </w:r>
      <w:r w:rsidR="00EE1E04">
        <w:rPr>
          <w:lang w:eastAsia="it-IT"/>
        </w:rPr>
        <w:t>were detected</w:t>
      </w:r>
      <w:r w:rsidRPr="00DF3DB1">
        <w:rPr>
          <w:lang w:eastAsia="it-IT"/>
        </w:rPr>
        <w:t xml:space="preserve"> with UV diode </w:t>
      </w:r>
      <w:r w:rsidR="006722A9">
        <w:rPr>
          <w:lang w:eastAsia="it-IT"/>
        </w:rPr>
        <w:t>a</w:t>
      </w:r>
      <w:r w:rsidRPr="00DF3DB1">
        <w:rPr>
          <w:lang w:eastAsia="it-IT"/>
        </w:rPr>
        <w:t xml:space="preserve">rray detector (UV) or </w:t>
      </w:r>
      <w:r>
        <w:rPr>
          <w:lang w:eastAsia="it-IT"/>
        </w:rPr>
        <w:t>f</w:t>
      </w:r>
      <w:r w:rsidRPr="00DF3DB1">
        <w:rPr>
          <w:lang w:eastAsia="it-IT"/>
        </w:rPr>
        <w:t>luorescence detector (FL)</w:t>
      </w:r>
      <w:r w:rsidR="00EE1E04">
        <w:rPr>
          <w:lang w:eastAsia="it-IT"/>
        </w:rPr>
        <w:t xml:space="preserve"> and </w:t>
      </w:r>
      <w:r w:rsidRPr="00DF3DB1">
        <w:rPr>
          <w:lang w:eastAsia="it-IT"/>
        </w:rPr>
        <w:t>iden</w:t>
      </w:r>
      <w:r w:rsidRPr="0008690A">
        <w:rPr>
          <w:lang w:eastAsia="it-IT"/>
        </w:rPr>
        <w:t xml:space="preserve">tified by comparing the retention times and UV spectra of the sample peaks to those of standard peaks: </w:t>
      </w:r>
      <w:r w:rsidRPr="0008690A">
        <w:t>THF (</w:t>
      </w:r>
      <w:r w:rsidR="00C36007">
        <w:t xml:space="preserve">UV and </w:t>
      </w:r>
      <w:r w:rsidRPr="0008690A">
        <w:t>FL), M-THF (UV and FL), FFA (FL),</w:t>
      </w:r>
      <w:r w:rsidR="00C36007">
        <w:t xml:space="preserve"> and</w:t>
      </w:r>
      <w:r w:rsidRPr="0008690A">
        <w:t xml:space="preserve"> folic acid </w:t>
      </w:r>
      <w:r w:rsidRPr="0008690A">
        <w:rPr>
          <w:lang w:eastAsia="it-IT"/>
        </w:rPr>
        <w:t>(UV)</w:t>
      </w:r>
      <w:r w:rsidR="00C36007">
        <w:rPr>
          <w:lang w:eastAsia="it-IT"/>
        </w:rPr>
        <w:t>.</w:t>
      </w:r>
      <w:r w:rsidRPr="0008690A">
        <w:t xml:space="preserve"> F-THF</w:t>
      </w:r>
      <w:r w:rsidR="0046164C" w:rsidRPr="0046164C">
        <w:t xml:space="preserve"> was detected in some samples; however, the peak was masked which made </w:t>
      </w:r>
      <w:r w:rsidR="0046164C" w:rsidRPr="0046164C">
        <w:lastRenderedPageBreak/>
        <w:t>quantification unreliable</w:t>
      </w:r>
      <w:r w:rsidRPr="0008690A">
        <w:t>.</w:t>
      </w:r>
      <w:r w:rsidRPr="0008690A">
        <w:rPr>
          <w:lang w:eastAsia="it-IT"/>
        </w:rPr>
        <w:t xml:space="preserve"> Total folate was calculated as the sum</w:t>
      </w:r>
      <w:r w:rsidR="0046164C">
        <w:rPr>
          <w:lang w:eastAsia="it-IT"/>
        </w:rPr>
        <w:t xml:space="preserve"> of folate forms, a</w:t>
      </w:r>
      <w:r w:rsidRPr="0008690A">
        <w:rPr>
          <w:lang w:eastAsia="it-IT"/>
        </w:rPr>
        <w:t xml:space="preserve">nd concentration </w:t>
      </w:r>
      <w:r>
        <w:rPr>
          <w:lang w:eastAsia="it-IT"/>
        </w:rPr>
        <w:t xml:space="preserve">is </w:t>
      </w:r>
      <w:r w:rsidRPr="0008690A">
        <w:rPr>
          <w:lang w:eastAsia="it-IT"/>
        </w:rPr>
        <w:t>expressed in ng/ml.</w:t>
      </w:r>
      <w:r>
        <w:rPr>
          <w:lang w:eastAsia="it-IT"/>
        </w:rPr>
        <w:t xml:space="preserve"> </w:t>
      </w:r>
      <w:r w:rsidRPr="00946342">
        <w:t xml:space="preserve">The </w:t>
      </w:r>
      <w:r>
        <w:t>folate</w:t>
      </w:r>
      <w:r w:rsidRPr="00946342">
        <w:t xml:space="preserve"> specific </w:t>
      </w:r>
      <w:r>
        <w:t>production</w:t>
      </w:r>
      <w:r w:rsidRPr="00946342">
        <w:t xml:space="preserve"> </w:t>
      </w:r>
      <w:r w:rsidR="0046164C">
        <w:t>i</w:t>
      </w:r>
      <w:r w:rsidRPr="00946342">
        <w:t>s expressed as ng/10</w:t>
      </w:r>
      <w:r w:rsidRPr="00946342">
        <w:rPr>
          <w:vertAlign w:val="superscript"/>
        </w:rPr>
        <w:t>9</w:t>
      </w:r>
      <w:r w:rsidRPr="00946342">
        <w:t xml:space="preserve"> cells.</w:t>
      </w:r>
    </w:p>
    <w:p w14:paraId="7A51AB8E" w14:textId="77777777" w:rsidR="00146753" w:rsidRPr="00B30F68" w:rsidRDefault="00146753"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78" w:author="Kundra  Palni" w:date="2024-09-03T11:48:00Z" w16du:dateUtc="2024-09-03T09:48:00Z">
          <w:pPr>
            <w:pStyle w:val="Heading3"/>
            <w:snapToGrid w:val="0"/>
            <w:spacing w:line="480" w:lineRule="auto"/>
          </w:pPr>
        </w:pPrChange>
      </w:pPr>
      <w:bookmarkStart w:id="79" w:name="_Toc146538925"/>
      <w:r w:rsidRPr="00B30F68">
        <w:rPr>
          <w:rFonts w:ascii="Times New Roman" w:eastAsia="Times New Roman" w:hAnsi="Times New Roman" w:cs="Times New Roman"/>
          <w:bCs/>
          <w:color w:val="auto"/>
          <w:lang w:eastAsia="en-GB"/>
          <w14:ligatures w14:val="none"/>
        </w:rPr>
        <w:t>Organic acids analysis by High Performance Liquid Chromatography with Refractive Index Detector (HPLC-RI)</w:t>
      </w:r>
      <w:bookmarkEnd w:id="74"/>
      <w:bookmarkEnd w:id="75"/>
      <w:bookmarkEnd w:id="76"/>
      <w:bookmarkEnd w:id="79"/>
    </w:p>
    <w:p w14:paraId="2A2F6F7B" w14:textId="5143F882" w:rsidR="00146753" w:rsidRPr="00DF3DB1" w:rsidRDefault="00146753" w:rsidP="00912A05">
      <w:pPr>
        <w:spacing w:before="120" w:after="120" w:line="480" w:lineRule="auto"/>
        <w:contextualSpacing/>
        <w:jc w:val="both"/>
        <w:pPrChange w:id="80" w:author="Kundra  Palni" w:date="2024-09-03T11:48:00Z" w16du:dateUtc="2024-09-03T09:48:00Z">
          <w:pPr>
            <w:spacing w:line="480" w:lineRule="auto"/>
            <w:jc w:val="both"/>
          </w:pPr>
        </w:pPrChange>
      </w:pPr>
      <w:bookmarkStart w:id="81" w:name="_Hlk125038236"/>
      <w:r w:rsidRPr="00DF3DB1">
        <w:t>Organic acids</w:t>
      </w:r>
      <w:r w:rsidR="00DF7D14">
        <w:t>,</w:t>
      </w:r>
      <w:r w:rsidRPr="00DF3DB1">
        <w:t xml:space="preserve"> i.e.,</w:t>
      </w:r>
      <w:r>
        <w:t xml:space="preserve"> </w:t>
      </w:r>
      <w:r w:rsidRPr="00DF3DB1">
        <w:t>SCFA</w:t>
      </w:r>
      <w:r>
        <w:t xml:space="preserve"> (</w:t>
      </w:r>
      <w:r w:rsidRPr="00DF3DB1">
        <w:t xml:space="preserve">acetate, propionate, butyrate, and valerate), intermediate metabolites (lactate, succinate, and formate), and branched-chain fatty acids (BCFA; isobutyrate and isovalerate) were measured by HPLC-RI as reported before </w:t>
      </w:r>
      <w:r>
        <w:fldChar w:fldCharType="begin" w:fldLock="1"/>
      </w:r>
      <w:r w:rsidR="00CB03BE">
        <w:instrText xml:space="preserve"> ADDIN ZOTERO_ITEM CSL_CITATION {"citationID":"4NUPJL0M","properties":{"formattedCitation":"\\super 26\\nosupersub{}","plainCitation":"26","noteIndex":0},"citationItems":[{"id":"qHVHml6D/6ItNZYCi","uris":["http://www.mendeley.com/documents/?uuid=209df590-fb1d-47be-8172-8df8a94453f3"],"itemData":{"DOI":"10.3389/FNUT.2022.1070155","ISSN":"2296-861X","abstract":"Vitamin B12 (cobalamin) is present in the human lower gastrointestinal tract either coming from the unabsorbed dietary fraction or from in situ production of the gut microbiota. However, it is unclear whether the gut microbial communities need exogenous B12 for growth and metabolism, or whether over-supplementing or depleting B12 from the diet could affect gut community composition and metabolite production. Here, we investigated in vitro B12 production of human faecal microbiota and the effects of over supplementation or depletion of B12 (as cyanocobalamin) on composition and activity. Eight faecal communities from healthy human adults distributed over three enterotypes, dominated by Firmicutes (n = 5), Bacteroides (n = 1) or Prevotella (n = 2) were used to perform batch fermentations in Macfarlane medium supplemented with low B12 medium (Control, 5 ng/ml, within the tested faecal range), no B12 addition (NB12), and high B12 addition (ExtraB12, 2500 ng/ml). The microbiota community composition (qPCR, 16S rRNA metabarcoding), metabolic activity (HPLC-RI), and B12 levels (UHPLC-DAD) were measured after 24 h incubation at 37° C under strict anaerobic conditions. All faecal microbial communities produced B12 in the NB12 condition after 24 h, in the range from 152 ± 4 to 564 ± 25 ng/ml. None of the B12 treatments, supplementation, or depletion, had an impact on total bacterial growth, community richness, diversity and total metabolite production, compared to the low B12 control. However, a significant increase of propionate was measured in ExtraB12 compared to NB12. Most taxonomic and metabolite changes compared to control incubations were donor-dependent, implying donor-microbiota-specific changes upon B12 treatments. Our in vitro data suggest that healthy human adult gut microbial communities have the capacity to produce B12 at levels fulfilling their own requirements, independently of the initial B12 content tested in the donor’s faeces. Further, supplementation of exogenous dietary B12 may have limited impact on the healthy human gut microbial community composition and function.","author":[{"dropping-particle":"","family":"Kundra","given":"Palni","non-dropping-particle":"","parse-names":false,"suffix":""},{"dropping-particle":"","family":"Geirnaert","given":"Annelies","non-dropping-particle":"","parse-names":false,"suffix":""},{"dropping-particle":"","family":"Pugin","given":"Benoit","non-dropping-particle":"","parse-names":false,"suffix":""},{"dropping-particle":"","family":"Morales Martinez","given":"Paola","non-dropping-particle":"","parse-names":false,"suffix":""},{"dropping-particle":"","family":"Lacroix","given":"Christophe","non-dropping-particle":"","parse-names":false,"suffix":""},{"dropping-particle":"","family":"Greppi","given":"Anna","non-dropping-particle":"","parse-names":false,"suffix":""}],"container-title":"Frontiers in Nutrition","id":"ITEM-1","issued":{"date-parts":[["2022","12","1"]]},"page":"2940","publisher":"Frontiers","title":"Healthy adult gut microbiota sustains its own vitamin B12 requirement in an in vitro batch fermentation model","type":"article-journal","volume":"9"}}],"schema":"https://github.com/citation-style-language/schema/raw/master/csl-citation.json"} </w:instrText>
      </w:r>
      <w:r>
        <w:fldChar w:fldCharType="separate"/>
      </w:r>
      <w:r w:rsidR="00CB03BE" w:rsidRPr="00CB03BE">
        <w:rPr>
          <w:rFonts w:ascii="Calibri" w:hAnsiTheme="minorHAnsi" w:cs="Calibri"/>
          <w:sz w:val="22"/>
          <w:vertAlign w:val="superscript"/>
          <w:lang w:val="en-GB"/>
        </w:rPr>
        <w:t>26</w:t>
      </w:r>
      <w:r>
        <w:fldChar w:fldCharType="end"/>
      </w:r>
      <w:r w:rsidRPr="00DF3DB1">
        <w:t>. Briefly, feces (200 mg) were weighed and homogenized with 600 µl of HPLC eluent (10</w:t>
      </w:r>
      <w:r w:rsidR="006D6F00">
        <w:t>0</w:t>
      </w:r>
      <w:r w:rsidRPr="00DF3DB1">
        <w:t xml:space="preserve"> mM H</w:t>
      </w:r>
      <w:r w:rsidRPr="00DF3DB1">
        <w:rPr>
          <w:vertAlign w:val="subscript"/>
        </w:rPr>
        <w:t>2</w:t>
      </w:r>
      <w:r w:rsidRPr="00DF3DB1">
        <w:t>SO</w:t>
      </w:r>
      <w:r w:rsidRPr="00DF3DB1">
        <w:rPr>
          <w:vertAlign w:val="subscript"/>
        </w:rPr>
        <w:t>4</w:t>
      </w:r>
      <w:r w:rsidRPr="00DF3DB1">
        <w:t>) in a tube containing one glass bead. After homogenization by vortex, samples were centrifuged for 20 min at 4°C (6000 x g) and the supernatant was filtered through a 0.2 µm filter into a glass vial and closed with a crimp cap. For fermentation samples,</w:t>
      </w:r>
      <w:r w:rsidR="00E96A8F">
        <w:t xml:space="preserve"> </w:t>
      </w:r>
      <w:r w:rsidR="0010139F">
        <w:t xml:space="preserve">samples were centrifuged </w:t>
      </w:r>
      <w:r w:rsidR="00E54422" w:rsidRPr="00DF3DB1">
        <w:t>for 10 min (5000 x g, 4 °C)</w:t>
      </w:r>
      <w:r w:rsidR="00E54422">
        <w:t xml:space="preserve"> and </w:t>
      </w:r>
      <w:r w:rsidRPr="00DF3DB1">
        <w:t xml:space="preserve">0.3 ml of supernatant was filtered through a 0.20 µm nylon membrane filter plate (Macherey-Nagel AG, Oensingen, Switzerland) into a microtiter plate and further filled into the vial and closed with a crimp cap. </w:t>
      </w:r>
    </w:p>
    <w:p w14:paraId="78D49620" w14:textId="34F9AF2B" w:rsidR="00146753" w:rsidRPr="00904F9B" w:rsidRDefault="00146753" w:rsidP="00912A05">
      <w:pPr>
        <w:spacing w:before="120" w:after="120" w:line="480" w:lineRule="auto"/>
        <w:contextualSpacing/>
        <w:jc w:val="both"/>
        <w:pPrChange w:id="82" w:author="Kundra  Palni" w:date="2024-09-03T11:48:00Z" w16du:dateUtc="2024-09-03T09:48:00Z">
          <w:pPr>
            <w:spacing w:line="480" w:lineRule="auto"/>
            <w:jc w:val="both"/>
          </w:pPr>
        </w:pPrChange>
      </w:pPr>
      <w:r w:rsidRPr="00DF3DB1">
        <w:t>All samples were analyzed on Hitachi LaChrom HPLC (Merck, Dietikon, Switzerland) connected to a pre</w:t>
      </w:r>
      <w:r>
        <w:t>-</w:t>
      </w:r>
      <w:r w:rsidRPr="00DF3DB1">
        <w:t>column SecurityGuard Cartridges Carbo-H (4 x 3.0 mm; Phenomenex Helvetia GmbH, Basel, Switzerland) and a Rezex ROA-Organic Acid H+ column (300 x 7.8 mm; Phenomenex Helvetia GmbH)</w:t>
      </w:r>
      <w:r w:rsidR="00C67BFE">
        <w:t xml:space="preserve">, using </w:t>
      </w:r>
      <w:r w:rsidRPr="00DF3DB1">
        <w:t>a refractive index detector. Samples (40 µl injection volume) were eluted with 10 mM H</w:t>
      </w:r>
      <w:r w:rsidRPr="00DF3DB1">
        <w:rPr>
          <w:vertAlign w:val="subscript"/>
        </w:rPr>
        <w:t>2</w:t>
      </w:r>
      <w:r w:rsidRPr="00DF3DB1">
        <w:t>SO</w:t>
      </w:r>
      <w:r w:rsidRPr="00DF3DB1">
        <w:rPr>
          <w:vertAlign w:val="subscript"/>
        </w:rPr>
        <w:t>4</w:t>
      </w:r>
      <w:r w:rsidRPr="00DF3DB1">
        <w:t xml:space="preserve"> at a flow rate of 0.4 ml/min under isocratic conditions at 40°C. External standards (all Sigma-Aldrich, except valeric acid and formic acid from VWR International AG) were used for quantifying all metabolites.</w:t>
      </w:r>
      <w:bookmarkEnd w:id="81"/>
    </w:p>
    <w:p w14:paraId="0E903EAB" w14:textId="77777777" w:rsidR="00146753" w:rsidRPr="00B30F68" w:rsidRDefault="00146753"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83" w:author="Kundra  Palni" w:date="2024-09-03T11:48:00Z" w16du:dateUtc="2024-09-03T09:48:00Z">
          <w:pPr>
            <w:pStyle w:val="Heading3"/>
            <w:snapToGrid w:val="0"/>
            <w:spacing w:line="480" w:lineRule="auto"/>
          </w:pPr>
        </w:pPrChange>
      </w:pPr>
      <w:bookmarkStart w:id="84" w:name="_Toc136426430"/>
      <w:bookmarkStart w:id="85" w:name="_Toc136431697"/>
      <w:bookmarkStart w:id="86" w:name="_Toc136439608"/>
      <w:bookmarkStart w:id="87" w:name="_Toc146538926"/>
      <w:r w:rsidRPr="00B30F68">
        <w:rPr>
          <w:rFonts w:ascii="Times New Roman" w:eastAsia="Times New Roman" w:hAnsi="Times New Roman" w:cs="Times New Roman"/>
          <w:bCs/>
          <w:color w:val="auto"/>
          <w:lang w:eastAsia="en-GB"/>
          <w14:ligatures w14:val="none"/>
        </w:rPr>
        <w:lastRenderedPageBreak/>
        <w:t>DNA isolation</w:t>
      </w:r>
      <w:bookmarkEnd w:id="84"/>
      <w:bookmarkEnd w:id="85"/>
      <w:bookmarkEnd w:id="86"/>
      <w:bookmarkEnd w:id="87"/>
    </w:p>
    <w:p w14:paraId="4EC0CF1B" w14:textId="317311A0" w:rsidR="00146753" w:rsidRPr="00904F9B" w:rsidRDefault="00146753" w:rsidP="00912A05">
      <w:pPr>
        <w:snapToGrid w:val="0"/>
        <w:spacing w:before="120" w:after="120" w:line="480" w:lineRule="auto"/>
        <w:contextualSpacing/>
        <w:jc w:val="both"/>
        <w:rPr>
          <w:rFonts w:eastAsia="Calibri" w:cstheme="minorHAnsi"/>
        </w:rPr>
        <w:pPrChange w:id="88" w:author="Kundra  Palni" w:date="2024-09-03T11:48:00Z" w16du:dateUtc="2024-09-03T09:48:00Z">
          <w:pPr>
            <w:snapToGrid w:val="0"/>
            <w:spacing w:line="480" w:lineRule="auto"/>
            <w:jc w:val="both"/>
          </w:pPr>
        </w:pPrChange>
      </w:pPr>
      <w:r w:rsidRPr="00DF3DB1">
        <w:rPr>
          <w:rFonts w:eastAsia="Calibri" w:cstheme="minorHAnsi"/>
        </w:rPr>
        <w:t>DNA was extracted from 400 mg homogenized fecal sample and from 0.9 ml of fermentation sample using the FastDNA Spin Kit for Soil (MP Biomedicals, Illkirch-Graffenstaden, France), following the manufacturer’s protocol as reported before</w:t>
      </w:r>
      <w:r>
        <w:rPr>
          <w:rFonts w:eastAsia="Calibri" w:cstheme="minorHAnsi"/>
        </w:rPr>
        <w:t xml:space="preserve"> </w:t>
      </w:r>
      <w:r>
        <w:rPr>
          <w:rFonts w:eastAsia="Calibri" w:cstheme="minorHAnsi"/>
        </w:rPr>
        <w:fldChar w:fldCharType="begin" w:fldLock="1"/>
      </w:r>
      <w:r w:rsidR="00CB03BE">
        <w:rPr>
          <w:rFonts w:eastAsia="Calibri" w:cstheme="minorHAnsi"/>
        </w:rPr>
        <w:instrText xml:space="preserve"> ADDIN ZOTERO_ITEM CSL_CITATION {"citationID":"3DISwj83","properties":{"formattedCitation":"\\super 26\\nosupersub{}","plainCitation":"26","noteIndex":0},"citationItems":[{"id":"qHVHml6D/6ItNZYCi","uris":["http://www.mendeley.com/documents/?uuid=209df590-fb1d-47be-8172-8df8a94453f3"],"itemData":{"DOI":"10.3389/FNUT.2022.1070155","ISSN":"2296-861X","abstract":"Vitamin B12 (cobalamin) is present in the human lower gastrointestinal tract either coming from the unabsorbed dietary fraction or from in situ production of the gut microbiota. However, it is unclear whether the gut microbial communities need exogenous B12 for growth and metabolism, or whether over-supplementing or depleting B12 from the diet could affect gut community composition and metabolite production. Here, we investigated in vitro B12 production of human faecal microbiota and the effects of over supplementation or depletion of B12 (as cyanocobalamin) on composition and activity. Eight faecal communities from healthy human adults distributed over three enterotypes, dominated by Firmicutes (n = 5), Bacteroides (n = 1) or Prevotella (n = 2) were used to perform batch fermentations in Macfarlane medium supplemented with low B12 medium (Control, 5 ng/ml, within the tested faecal range), no B12 addition (NB12), and high B12 addition (ExtraB12, 2500 ng/ml). The microbiota community composition (qPCR, 16S rRNA metabarcoding), metabolic activity (HPLC-RI), and B12 levels (UHPLC-DAD) were measured after 24 h incubation at 37° C under strict anaerobic conditions. All faecal microbial communities produced B12 in the NB12 condition after 24 h, in the range from 152 ± 4 to 564 ± 25 ng/ml. None of the B12 treatments, supplementation, or depletion, had an impact on total bacterial growth, community richness, diversity and total metabolite production, compared to the low B12 control. However, a significant increase of propionate was measured in ExtraB12 compared to NB12. Most taxonomic and metabolite changes compared to control incubations were donor-dependent, implying donor-microbiota-specific changes upon B12 treatments. Our in vitro data suggest that healthy human adult gut microbial communities have the capacity to produce B12 at levels fulfilling their own requirements, independently of the initial B12 content tested in the donor’s faeces. Further, supplementation of exogenous dietary B12 may have limited impact on the healthy human gut microbial community composition and function.","author":[{"dropping-particle":"","family":"Kundra","given":"Palni","non-dropping-particle":"","parse-names":false,"suffix":""},{"dropping-particle":"","family":"Geirnaert","given":"Annelies","non-dropping-particle":"","parse-names":false,"suffix":""},{"dropping-particle":"","family":"Pugin","given":"Benoit","non-dropping-particle":"","parse-names":false,"suffix":""},{"dropping-particle":"","family":"Morales Martinez","given":"Paola","non-dropping-particle":"","parse-names":false,"suffix":""},{"dropping-particle":"","family":"Lacroix","given":"Christophe","non-dropping-particle":"","parse-names":false,"suffix":""},{"dropping-particle":"","family":"Greppi","given":"Anna","non-dropping-particle":"","parse-names":false,"suffix":""}],"container-title":"Frontiers in Nutrition","id":"ITEM-1","issued":{"date-parts":[["2022","12","1"]]},"page":"2940","publisher":"Frontiers","title":"Healthy adult gut microbiota sustains its own vitamin B12 requirement in an in vitro batch fermentation model","type":"article-journal","volume":"9"}}],"schema":"https://github.com/citation-style-language/schema/raw/master/csl-citation.json"} </w:instrText>
      </w:r>
      <w:r>
        <w:rPr>
          <w:rFonts w:eastAsia="Calibri" w:cstheme="minorHAnsi"/>
        </w:rPr>
        <w:fldChar w:fldCharType="separate"/>
      </w:r>
      <w:r w:rsidR="00CB03BE" w:rsidRPr="00CB03BE">
        <w:rPr>
          <w:rFonts w:ascii="Calibri" w:hAnsiTheme="minorHAnsi" w:cs="Calibri"/>
          <w:sz w:val="22"/>
          <w:vertAlign w:val="superscript"/>
          <w:lang w:val="en-GB"/>
        </w:rPr>
        <w:t>26</w:t>
      </w:r>
      <w:r>
        <w:rPr>
          <w:rFonts w:eastAsia="Calibri" w:cstheme="minorHAnsi"/>
        </w:rPr>
        <w:fldChar w:fldCharType="end"/>
      </w:r>
      <w:r w:rsidRPr="00DF3DB1">
        <w:rPr>
          <w:rFonts w:eastAsia="Calibri" w:cstheme="minorHAnsi"/>
        </w:rPr>
        <w:t>. Briefly, samples were filled into 2 ml tubes containing Lysing Matrix E and homogenized (40 s, 6.0 m/s) in a FastPrep (Lucerna-Chem AG, Luzern, Switzerland) in the presence of lysis solution and sodium phosphate buffer. After the lysis, samples were centrifuged, and DNA was purified from the supernatant with a silica-based filter in a final volume of 100 µl. DNA was quantified using a Nanodrop ND-1000 spectrophotometer (Wiltec AG, Littau, Switzerland) and stored at -20 °C until further analysis.</w:t>
      </w:r>
    </w:p>
    <w:p w14:paraId="55D6265C" w14:textId="77777777" w:rsidR="00146753" w:rsidRPr="00B30F68" w:rsidRDefault="00146753"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89" w:author="Kundra  Palni" w:date="2024-09-03T11:48:00Z" w16du:dateUtc="2024-09-03T09:48:00Z">
          <w:pPr>
            <w:pStyle w:val="Heading3"/>
            <w:snapToGrid w:val="0"/>
            <w:spacing w:line="480" w:lineRule="auto"/>
          </w:pPr>
        </w:pPrChange>
      </w:pPr>
      <w:bookmarkStart w:id="90" w:name="_Toc136426431"/>
      <w:bookmarkStart w:id="91" w:name="_Toc136431698"/>
      <w:bookmarkStart w:id="92" w:name="_Toc136439609"/>
      <w:bookmarkStart w:id="93" w:name="_Toc146538927"/>
      <w:r w:rsidRPr="00B30F68">
        <w:rPr>
          <w:rFonts w:ascii="Times New Roman" w:eastAsia="Times New Roman" w:hAnsi="Times New Roman" w:cs="Times New Roman"/>
          <w:bCs/>
          <w:color w:val="auto"/>
          <w:lang w:eastAsia="en-GB"/>
          <w14:ligatures w14:val="none"/>
        </w:rPr>
        <w:t>Quantification of total bacteria and Roseburia intestinalis spp. via quantitative PCR (qPCR)</w:t>
      </w:r>
      <w:bookmarkEnd w:id="90"/>
      <w:bookmarkEnd w:id="91"/>
      <w:bookmarkEnd w:id="92"/>
      <w:bookmarkEnd w:id="93"/>
      <w:r w:rsidRPr="00B30F68">
        <w:rPr>
          <w:rFonts w:ascii="Times New Roman" w:eastAsia="Times New Roman" w:hAnsi="Times New Roman" w:cs="Times New Roman"/>
          <w:bCs/>
          <w:color w:val="auto"/>
          <w:lang w:eastAsia="en-GB"/>
          <w14:ligatures w14:val="none"/>
        </w:rPr>
        <w:t xml:space="preserve"> </w:t>
      </w:r>
    </w:p>
    <w:p w14:paraId="138A7250" w14:textId="7EDFA49D" w:rsidR="00146753" w:rsidRPr="00904F9B" w:rsidRDefault="00146753" w:rsidP="00912A05">
      <w:pPr>
        <w:spacing w:before="120" w:after="120" w:line="480" w:lineRule="auto"/>
        <w:contextualSpacing/>
        <w:jc w:val="both"/>
        <w:pPrChange w:id="94" w:author="Kundra  Palni" w:date="2024-09-03T11:48:00Z" w16du:dateUtc="2024-09-03T09:48:00Z">
          <w:pPr>
            <w:spacing w:line="480" w:lineRule="auto"/>
            <w:jc w:val="both"/>
          </w:pPr>
        </w:pPrChange>
      </w:pPr>
      <w:r>
        <w:t xml:space="preserve">Total bacteria were measured by quantifying the number of copies of the 16S rRNA gene using primers Eub_338F (5′‐ACTCCTACGGGAGGCAGCAG‐3′) and Eub_518R (5′-ATTACCGCGGCTGCTGG-3′) </w:t>
      </w:r>
      <w:r>
        <w:fldChar w:fldCharType="begin" w:fldLock="1"/>
      </w:r>
      <w:r w:rsidR="00CB03BE">
        <w:instrText xml:space="preserve"> ADDIN ZOTERO_ITEM CSL_CITATION {"citationID":"f704zhMA","properties":{"formattedCitation":"\\super 27\\nosupersub{}","plainCitation":"27","noteIndex":0},"citationItems":[{"id":"qHVHml6D/x5q86w8l","uris":["http://www.mendeley.com/documents/?uuid=05794bcc-d1b5-4c21-92b0-700e9ab96e63"],"itemData":{"DOI":"10.1128/AEM.71.7.4117-4120.2005","ISSN":"0099-2240","PMID":"16000830","abstract":"Here we describe a quantitative PCR-based approach to estimating the relative abundances of major taxonomic groups of bacteria and fungi in soil. Primers were thoroughly tested for specificity, and the method was applied to three distinct soils. The technique provides a rapid and robust index of microbial community structure. Copyright © 2005, American Society for Microbiology. All Rights Reserved.","author":[{"dropping-particle":"","family":"Fierer","given":"Noah","non-dropping-particle":"","parse-names":false,"suffix":""},{"dropping-particle":"","family":"Jackson","given":"Jason A.","non-dropping-particle":"","parse-names":false,"suffix":""},{"dropping-particle":"","family":"Vilgalys","given":"Rytas","non-dropping-particle":"","parse-names":false,"suffix":""},{"dropping-particle":"","family":"Jackson","given":"Robert B.","non-dropping-particle":"","parse-names":false,"suffix":""}],"container-title":"Applied and environmental microbiology","id":"ITEM-1","issue":"7","issued":{"date-parts":[["2005","7"]]},"page":"4117-4120","publisher":"Appl Environ Microbiol","title":"Assessment of soil microbial community structure by use of taxon-specific quantitative PCR assays","type":"article-journal","volume":"71"}}],"schema":"https://github.com/citation-style-language/schema/raw/master/csl-citation.json"} </w:instrText>
      </w:r>
      <w:r>
        <w:fldChar w:fldCharType="separate"/>
      </w:r>
      <w:r w:rsidR="00CB03BE" w:rsidRPr="00CB03BE">
        <w:rPr>
          <w:rFonts w:ascii="Calibri" w:hAnsiTheme="minorHAnsi" w:cs="Calibri"/>
          <w:sz w:val="22"/>
          <w:vertAlign w:val="superscript"/>
          <w:lang w:val="en-GB"/>
        </w:rPr>
        <w:t>27</w:t>
      </w:r>
      <w:r>
        <w:fldChar w:fldCharType="end"/>
      </w:r>
      <w:r>
        <w:t xml:space="preserve">. </w:t>
      </w:r>
      <w:r w:rsidRPr="31946355">
        <w:rPr>
          <w:i/>
          <w:iCs/>
        </w:rPr>
        <w:t>R. intestinalis</w:t>
      </w:r>
      <w:r>
        <w:t xml:space="preserve"> qPCR targeted Roseb_intes_comEA_3, a conserved gene of </w:t>
      </w:r>
      <w:r w:rsidRPr="31946355">
        <w:rPr>
          <w:i/>
          <w:iCs/>
        </w:rPr>
        <w:t>R. intestinalis</w:t>
      </w:r>
      <w:r>
        <w:t xml:space="preserve"> species using primers sequence 5'-GTGGACGGAGAGATGGTACG-3' and 5'-TGAATCTTGGGCTGTTTCGC-3' (Microsynth AG, Balgach, Switzerland) designed with SpeciesPrimer pipeline </w:t>
      </w:r>
      <w:r>
        <w:fldChar w:fldCharType="begin" w:fldLock="1"/>
      </w:r>
      <w:r w:rsidR="00CB03BE">
        <w:instrText xml:space="preserve"> ADDIN ZOTERO_ITEM CSL_CITATION {"citationID":"MtC95sU8","properties":{"formattedCitation":"\\super 28\\nosupersub{}","plainCitation":"28","noteIndex":0},"citationItems":[{"id":"qHVHml6D/ki39CPLU","uris":["http://www.mendeley.com/documents/?uuid=6ba0c15e-7591-4e1f-9b0e-aa96941f22f5"],"itemData":{"DOI":"10.7717/PEERJ.8544/SUPP-9","ISSN":"21678359","abstract":"Background. Quantitative real-time PCR (qPCR) is a well-established method for detecting and quantifying bacteria, and it is progressively replacing culture-based diagnostic methods in food microbiology. High-throughput qPCR using microfluidics brings further advantages by providing faster results, decreasing the costs per sample and reducing errors due to automatic distribution of samples and reagents. In order to develop a high-throughput qPCR approach for the rapid and cost-efficient quantification of microbial species in complex systems such as fermented foods (for instance, cheese), the preliminary setup of qPCR assays working efficiently under identical PCR conditions is required. Identification of target-specific nucleotide sequences and design of specific primers are the most challenging steps in this process. To date, most available tools for primer design require either laborious manual manipulation or highperformance computing systems. Results. We developed the SpeciesPrimer pipeline for automated high-throughput screening of species-specific target regions and the design of dedicated primers. Using SpeciesPrimer,specific primers were designed for four bacterialspecies of importance in cheese quality control, namely Enterococcus faecium, Enterococcus faecalis, Pediococcus acidilactici and Pediococcus pentosaceus. Selected primers were first evaluated in silico and subsequently in vitro using DNA from pure cultures of a variety of strains found in dairy products. Specific qPCR assays were developed and validated, satisfying the criteria of inclusivity, exclusivity and amplification efficiencies. Conclusion. In this work, we present the SpeciesPrimer pipeline, a tool to design species-specific primers for the detection and quantification of bacterial species. We use SpeciesPrimer to design qPCR assays for four bacterial species and describe a workflow to evaluate the designed primers. SpeciesPrimer facilitates efficient primer design for species-specific quantification, paving the way for a fast and accurate quantitative investigation of microbial communities.","author":[{"dropping-particle":"","family":"Dreier","given":"Matthias","non-dropping-particle":"","parse-names":false,"suffix":""},{"dropping-particle":"","family":"Berthoud","given":"H</w:instrText>
      </w:r>
      <w:r w:rsidR="00CB03BE">
        <w:rPr>
          <w:rFonts w:ascii="Cambria Math" w:hAnsi="Cambria Math" w:cs="Cambria Math"/>
        </w:rPr>
        <w:instrText>∅</w:instrText>
      </w:r>
      <w:r w:rsidR="00CB03BE">
        <w:instrText xml:space="preserve">llne","non-dropping-particle":"","parse-names":false,"suffix":""},{"dropping-particle":"","family":"Shani","given":"Noam","non-dropping-particle":"","parse-names":false,"suffix":""},{"dropping-particle":"","family":"Wechsler","given":"Daniel","non-dropping-particle":"","parse-names":false,"suffix":""},{"dropping-particle":"","family":"Junier","given":"Pilar","non-dropping-particle":"","parse-names":false,"suffix":""}],"container-title":"PeerJ","id":"ITEM-1","issued":{"date-parts":[["2020","2","1"]]},"page":"e8544","publisher":"PeerJ Inc.","title":"SpeciesPrimer: A bioinformatics pipeline dedicated to the design of qPCR primers for the quantification of bacterial species","type":"article-journal","volume":"8"}}],"schema":"https://github.com/citation-style-language/schema/raw/master/csl-citation.json"} </w:instrText>
      </w:r>
      <w:r>
        <w:fldChar w:fldCharType="separate"/>
      </w:r>
      <w:r w:rsidR="00CB03BE" w:rsidRPr="009F2174">
        <w:rPr>
          <w:rFonts w:ascii="Calibri" w:hAnsiTheme="minorHAnsi" w:cs="Calibri"/>
          <w:sz w:val="22"/>
          <w:vertAlign w:val="superscript"/>
          <w:rPrChange w:id="95" w:author="Kundra  Palni" w:date="2024-08-27T17:07:00Z" w16du:dateUtc="2024-08-27T15:07:00Z">
            <w:rPr>
              <w:rFonts w:ascii="Calibri" w:hAnsiTheme="minorHAnsi" w:cs="Calibri"/>
              <w:sz w:val="22"/>
              <w:vertAlign w:val="superscript"/>
              <w:lang w:val="en-GB"/>
            </w:rPr>
          </w:rPrChange>
        </w:rPr>
        <w:t>28</w:t>
      </w:r>
      <w:r>
        <w:fldChar w:fldCharType="end"/>
      </w:r>
      <w:r>
        <w:t xml:space="preserve">. </w:t>
      </w:r>
      <w:r w:rsidRPr="31946355">
        <w:rPr>
          <w:i/>
          <w:iCs/>
        </w:rPr>
        <w:t>R. intestinalis</w:t>
      </w:r>
      <w:r>
        <w:t xml:space="preserve"> primers were tested in-house against 14 other species of gut microbiota</w:t>
      </w:r>
      <w:r w:rsidR="00C75FE1">
        <w:t xml:space="preserve"> from the strain lab collection</w:t>
      </w:r>
      <w:r w:rsidR="00CB63A3">
        <w:t xml:space="preserve"> </w:t>
      </w:r>
      <w:r w:rsidR="00CB63A3" w:rsidRPr="00732482">
        <w:t>(</w:t>
      </w:r>
      <w:r w:rsidR="00CB63A3" w:rsidRPr="00732482">
        <w:rPr>
          <w:i/>
          <w:iCs/>
        </w:rPr>
        <w:t>Anaerobutyricum hallii</w:t>
      </w:r>
      <w:r w:rsidR="00CB63A3" w:rsidRPr="00732482">
        <w:t xml:space="preserve">, </w:t>
      </w:r>
      <w:r w:rsidR="00CB63A3" w:rsidRPr="00732482">
        <w:rPr>
          <w:i/>
          <w:iCs/>
        </w:rPr>
        <w:t>Anaerostipes caccae</w:t>
      </w:r>
      <w:r w:rsidR="00CB63A3" w:rsidRPr="00732482">
        <w:t xml:space="preserve">, </w:t>
      </w:r>
      <w:r w:rsidR="00CB63A3" w:rsidRPr="00732482">
        <w:rPr>
          <w:i/>
          <w:iCs/>
        </w:rPr>
        <w:t xml:space="preserve">Anaerotigum </w:t>
      </w:r>
      <w:r w:rsidR="00CB63A3" w:rsidRPr="00732482">
        <w:t xml:space="preserve">sp., </w:t>
      </w:r>
      <w:r w:rsidR="00CB63A3" w:rsidRPr="00732482">
        <w:rPr>
          <w:i/>
          <w:iCs/>
        </w:rPr>
        <w:t>Bacteroides thetaiotaomicron</w:t>
      </w:r>
      <w:r w:rsidR="00CB63A3" w:rsidRPr="00732482">
        <w:t xml:space="preserve">, </w:t>
      </w:r>
      <w:r w:rsidR="00CB63A3" w:rsidRPr="00732482">
        <w:rPr>
          <w:i/>
          <w:iCs/>
        </w:rPr>
        <w:t>Bacteroides uniformis</w:t>
      </w:r>
      <w:r w:rsidR="00CB63A3" w:rsidRPr="00732482">
        <w:t xml:space="preserve">, </w:t>
      </w:r>
      <w:r w:rsidR="00CB63A3" w:rsidRPr="00732482">
        <w:rPr>
          <w:i/>
          <w:iCs/>
        </w:rPr>
        <w:t>Bifidobacterium adolescentis</w:t>
      </w:r>
      <w:r w:rsidR="00CB63A3" w:rsidRPr="00732482">
        <w:t xml:space="preserve">, </w:t>
      </w:r>
      <w:r w:rsidR="00CB63A3" w:rsidRPr="00732482">
        <w:rPr>
          <w:i/>
          <w:iCs/>
        </w:rPr>
        <w:t>Blautia hydrogenotrophica</w:t>
      </w:r>
      <w:r w:rsidR="00CB63A3" w:rsidRPr="00732482">
        <w:t xml:space="preserve">, </w:t>
      </w:r>
      <w:r w:rsidR="00CB63A3" w:rsidRPr="00732482">
        <w:rPr>
          <w:i/>
          <w:iCs/>
        </w:rPr>
        <w:t>Collinsella aerofaciens</w:t>
      </w:r>
      <w:r w:rsidR="00CB63A3" w:rsidRPr="00732482">
        <w:t xml:space="preserve">, </w:t>
      </w:r>
      <w:r w:rsidR="00CB63A3" w:rsidRPr="00732482">
        <w:rPr>
          <w:i/>
          <w:iCs/>
        </w:rPr>
        <w:t>Corpococus catus</w:t>
      </w:r>
      <w:r w:rsidR="00CB63A3" w:rsidRPr="00732482">
        <w:t xml:space="preserve">, </w:t>
      </w:r>
      <w:r w:rsidR="00CB63A3" w:rsidRPr="00732482">
        <w:rPr>
          <w:i/>
          <w:iCs/>
        </w:rPr>
        <w:t>Faecalibacterium prausnitzii</w:t>
      </w:r>
      <w:r w:rsidR="00CB63A3" w:rsidRPr="00732482">
        <w:t xml:space="preserve">, </w:t>
      </w:r>
      <w:r w:rsidR="00CB63A3" w:rsidRPr="00732482">
        <w:rPr>
          <w:i/>
          <w:iCs/>
        </w:rPr>
        <w:t>Lacticaseibacillus rhamnosus</w:t>
      </w:r>
      <w:r w:rsidR="00CB63A3" w:rsidRPr="00732482">
        <w:t xml:space="preserve">, </w:t>
      </w:r>
      <w:r w:rsidR="00CB63A3" w:rsidRPr="00732482">
        <w:rPr>
          <w:i/>
          <w:iCs/>
        </w:rPr>
        <w:t>Marvibryantia formatexigens</w:t>
      </w:r>
      <w:r w:rsidR="00CB63A3" w:rsidRPr="00732482">
        <w:t xml:space="preserve">, </w:t>
      </w:r>
      <w:r w:rsidR="00CB63A3" w:rsidRPr="00732482">
        <w:rPr>
          <w:i/>
          <w:iCs/>
        </w:rPr>
        <w:t>Phascolarctobacterium faecium</w:t>
      </w:r>
      <w:r w:rsidR="00CB63A3" w:rsidRPr="00732482">
        <w:t xml:space="preserve">, </w:t>
      </w:r>
      <w:r w:rsidR="00CB63A3" w:rsidRPr="00732482">
        <w:rPr>
          <w:i/>
          <w:iCs/>
        </w:rPr>
        <w:t>Prevotella copri</w:t>
      </w:r>
      <w:r w:rsidR="00CB63A3" w:rsidRPr="00732482">
        <w:t xml:space="preserve">) </w:t>
      </w:r>
      <w:r w:rsidRPr="00732482">
        <w:t xml:space="preserve"> </w:t>
      </w:r>
      <w:r w:rsidR="00C53E04">
        <w:t>as well as</w:t>
      </w:r>
      <w:r w:rsidR="008061CE">
        <w:t xml:space="preserve"> against</w:t>
      </w:r>
      <w:r w:rsidR="00C53E04">
        <w:t xml:space="preserve"> </w:t>
      </w:r>
      <w:r w:rsidR="00C53E04" w:rsidRPr="00C53E04">
        <w:rPr>
          <w:i/>
          <w:iCs/>
        </w:rPr>
        <w:t>in silico</w:t>
      </w:r>
      <w:r w:rsidR="00C53E04">
        <w:t xml:space="preserve"> </w:t>
      </w:r>
      <w:r w:rsidR="008061CE">
        <w:t>databases</w:t>
      </w:r>
      <w:r w:rsidR="00C75FE1">
        <w:t>,</w:t>
      </w:r>
      <w:r w:rsidR="008061CE">
        <w:t xml:space="preserve"> </w:t>
      </w:r>
      <w:r>
        <w:t xml:space="preserve">and </w:t>
      </w:r>
      <w:r w:rsidR="00C53E04">
        <w:t xml:space="preserve">they </w:t>
      </w:r>
      <w:r>
        <w:t xml:space="preserve">did not show any specific amplification (data not shown). Each </w:t>
      </w:r>
      <w:r w:rsidR="008061CE">
        <w:t xml:space="preserve">qPCR </w:t>
      </w:r>
      <w:r>
        <w:t xml:space="preserve">reaction consisted of 5 µl of 2X SensiFAST SYBR No-ROX Kit master mix (Meridian </w:t>
      </w:r>
      <w:r>
        <w:lastRenderedPageBreak/>
        <w:t>Bioscience, Cincinnati, OH, USA), 0.5 µl of each forward and reverse primer (final concentration of 0.5 µM each), 1 µl of DNA and 3 µl of nuclease free water. Reactions per sample were performed in duplicates in 96-well plates using a LightCycler 480 qPCR II system (Roche Diagnostics, Rotkreuz, Switzerland) and a two-step program consisting of 3 min of initial denaturation at 95°C, followed by 40 cycles of 95°C for 5 s and 65°C for 30 s. For quantification</w:t>
      </w:r>
      <w:r w:rsidR="4E302E73">
        <w:t xml:space="preserve"> of to</w:t>
      </w:r>
      <w:r w:rsidR="442DED90">
        <w:t>t</w:t>
      </w:r>
      <w:r w:rsidR="4E302E73">
        <w:t>al bacteria</w:t>
      </w:r>
      <w:r>
        <w:t xml:space="preserve">, a 10-fold dilution series of standards containing a linearized plasmid with the </w:t>
      </w:r>
      <w:r w:rsidRPr="31946355">
        <w:rPr>
          <w:i/>
          <w:iCs/>
        </w:rPr>
        <w:t>Escherichia coli</w:t>
      </w:r>
      <w:r>
        <w:t xml:space="preserve"> 16S rRNA gene was included in each run. </w:t>
      </w:r>
      <w:r w:rsidR="326AE7F2">
        <w:t xml:space="preserve">For the quantification of </w:t>
      </w:r>
      <w:r w:rsidR="326AE7F2" w:rsidRPr="31946355">
        <w:rPr>
          <w:i/>
          <w:iCs/>
        </w:rPr>
        <w:t>R. intestinalis</w:t>
      </w:r>
      <w:r w:rsidR="326AE7F2">
        <w:t xml:space="preserve">, a 10-fold dilution series of standards containing a conserved gene Roseb_intes_comEA_3 was included in each run. </w:t>
      </w:r>
      <w:r w:rsidR="002110C2" w:rsidRPr="002110C2">
        <w:t xml:space="preserve">The standard amplicon was prepared using a regular PCR with the same run conditions as the qPCR. The PCR amplicon was purified using the Wizard SV Gel and PCR Clean-up System (Promega AG, Dübendorf, Switzerland) according to manufacturer’s instructions. Amplicon purity was checked with gel electrophoresis. DNA concentration was checked with Nanodrop and was converted to copy numbers </w:t>
      </w:r>
      <w:r w:rsidR="002110C2">
        <w:t>per µl</w:t>
      </w:r>
      <w:r w:rsidR="002110C2" w:rsidRPr="002110C2">
        <w:t>.</w:t>
      </w:r>
      <w:r w:rsidR="002110C2">
        <w:t xml:space="preserve"> </w:t>
      </w:r>
      <w:r>
        <w:t xml:space="preserve">PCR efficiency (%) was calculated from the slope of the standard curve of each qPCR assay. Assays with an efficiency of 65-110% (slope of 3.2-3.9) were included in the data analysis. For total bacteria quantification of fecal fermentation samples, the qPCR gene copy number was converted to cell concentration by adjusting for the median of five 16S rRNA gene copy number per bacterium based on the Ribosomal RNA Database </w:t>
      </w:r>
      <w:r>
        <w:fldChar w:fldCharType="begin" w:fldLock="1"/>
      </w:r>
      <w:r w:rsidR="00CB03BE">
        <w:instrText xml:space="preserve"> ADDIN ZOTERO_ITEM CSL_CITATION {"citationID":"qqMIogo7","properties":{"formattedCitation":"\\super 29\\nosupersub{}","plainCitation":"29","noteIndex":0},"citationItems":[{"id":"qHVHml6D/HyPdOWaQ","uris":["http://www.mendeley.com/documents/?uuid=bd3598e9-9211-4828-8b7d-455ac7c1aa2a"],"itemData":{"DOI":"10.1093/NAR/GKU1201","ISSN":"1362-4962","PMID":"25414355","abstract":"Microbiologists utilize ribosomal RNA genes as molecular markers of taxonomy in surveys of microbial communities. rRNA genes are often co-located as part of an rrn operon, and multiple copies of this operon are present in genomes across the microbial tree of life. rrn copy number variability provides valuable insight into microbial life history, but introduces systematic bias when measuring community composition in molecular surveys. Here we present an update to the ribosomal RNA operon copy number database (rrnDB), a publicly available, curated resource for copy number information for bacteria and archaea. The redesigned rrnDB (http://rrndb.umms.med.umich.edu/) brings a substantial increase in the number of genomes described, improved curation, mapping of genomes to both NCBI and RDP taxonomies, and refined tools for querying and analyzing these data. With these changes, the rrnDB is better positioned to remain a comprehensive resource under the torrent of microbial genome sequencing. The enhanced rrnDB will contribute to the analysis of molecular surveys and to research linking genomic characteristics to life history.","author":[{"dropping-particle":"","family":"Stoddard","given":"Steven F.","non-dropping-particle":"","parse-names":false,"suffix":""},{"dropping-particle":"","family":"Smith","given":"Byron J.","non-dropping-particle":"","parse-names":false,"suffix":""},{"dropping-particle":"","family":"Hein","given":"Robert","non-dropping-particle":"","parse-names":false,"suffix":""},{"dropping-particle":"","family":"Roller","given":"Benjamin R.K.","non-dropping-particle":"","parse-names":false,"suffix":""},{"dropping-particle":"","family":"Schmidt","given":"Thomas M.","non-dropping-particle":"","parse-names":false,"suffix":""}],"container-title":"Nucleic acids research","id":"ITEM-1","issue":"Database issue","issued":{"date-parts":[["2015","1","28"]]},"page":"D593-D598","publisher":"Nucleic Acids Res","title":"rrnDB: improved tools for interpreting rRNA gene abundance in bacteria and archaea and a new foundation for future development","type":"article-journal","volume":"43"}}],"schema":"https://github.com/citation-style-language/schema/raw/master/csl-citation.json"} </w:instrText>
      </w:r>
      <w:r>
        <w:fldChar w:fldCharType="separate"/>
      </w:r>
      <w:r w:rsidR="00CB03BE" w:rsidRPr="00CB03BE">
        <w:rPr>
          <w:rFonts w:ascii="Calibri" w:hAnsiTheme="minorHAnsi" w:cs="Calibri"/>
          <w:sz w:val="22"/>
          <w:vertAlign w:val="superscript"/>
          <w:lang w:val="en-GB"/>
        </w:rPr>
        <w:t>29</w:t>
      </w:r>
      <w:r>
        <w:fldChar w:fldCharType="end"/>
      </w:r>
      <w:r>
        <w:t>.</w:t>
      </w:r>
    </w:p>
    <w:p w14:paraId="41502734" w14:textId="7EE69EE5" w:rsidR="00146753" w:rsidRPr="00B30F68" w:rsidRDefault="00146753"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96" w:author="Kundra  Palni" w:date="2024-09-03T11:48:00Z" w16du:dateUtc="2024-09-03T09:48:00Z">
          <w:pPr>
            <w:pStyle w:val="Heading3"/>
            <w:snapToGrid w:val="0"/>
            <w:spacing w:line="480" w:lineRule="auto"/>
          </w:pPr>
        </w:pPrChange>
      </w:pPr>
      <w:bookmarkStart w:id="97" w:name="_Toc136426432"/>
      <w:bookmarkStart w:id="98" w:name="_Toc136431699"/>
      <w:bookmarkStart w:id="99" w:name="_Toc136439610"/>
      <w:bookmarkStart w:id="100" w:name="_Toc146538928"/>
      <w:r w:rsidRPr="00B30F68">
        <w:rPr>
          <w:rFonts w:ascii="Times New Roman" w:eastAsia="Times New Roman" w:hAnsi="Times New Roman" w:cs="Times New Roman"/>
          <w:bCs/>
          <w:color w:val="auto"/>
          <w:lang w:eastAsia="en-GB"/>
          <w14:ligatures w14:val="none"/>
        </w:rPr>
        <w:t>16S rRNA metabarcoding and analysis</w:t>
      </w:r>
      <w:bookmarkEnd w:id="97"/>
      <w:bookmarkEnd w:id="98"/>
      <w:bookmarkEnd w:id="99"/>
      <w:bookmarkEnd w:id="100"/>
      <w:r w:rsidRPr="00B30F68">
        <w:rPr>
          <w:rFonts w:ascii="Times New Roman" w:eastAsia="Times New Roman" w:hAnsi="Times New Roman" w:cs="Times New Roman"/>
          <w:bCs/>
          <w:color w:val="auto"/>
          <w:lang w:eastAsia="en-GB"/>
          <w14:ligatures w14:val="none"/>
        </w:rPr>
        <w:t xml:space="preserve"> </w:t>
      </w:r>
    </w:p>
    <w:p w14:paraId="3AFCBBF3" w14:textId="3C48BECE" w:rsidR="00146753" w:rsidRPr="00DF3DB1" w:rsidRDefault="00146753" w:rsidP="00912A05">
      <w:pPr>
        <w:spacing w:before="120" w:after="120" w:line="480" w:lineRule="auto"/>
        <w:contextualSpacing/>
        <w:jc w:val="both"/>
        <w:pPrChange w:id="101" w:author="Kundra  Palni" w:date="2024-09-03T11:48:00Z" w16du:dateUtc="2024-09-03T09:48:00Z">
          <w:pPr>
            <w:spacing w:line="480" w:lineRule="auto"/>
            <w:jc w:val="both"/>
          </w:pPr>
        </w:pPrChange>
      </w:pPr>
      <w:r w:rsidRPr="00DF3DB1">
        <w:t xml:space="preserve">The microbial composition profile of </w:t>
      </w:r>
      <w:r w:rsidR="003348CB" w:rsidRPr="00DF3DB1">
        <w:t>fec</w:t>
      </w:r>
      <w:r w:rsidR="003348CB">
        <w:t>es</w:t>
      </w:r>
      <w:r w:rsidR="003348CB" w:rsidRPr="00DF3DB1">
        <w:t xml:space="preserve"> </w:t>
      </w:r>
      <w:r w:rsidRPr="00DF3DB1">
        <w:t xml:space="preserve">and batch fermentation samples was evaluated using 16S rRNA </w:t>
      </w:r>
      <w:r w:rsidR="00992FA7" w:rsidRPr="00904F9B">
        <w:rPr>
          <w:rFonts w:cstheme="minorHAnsi"/>
        </w:rPr>
        <w:t>metabarcoding</w:t>
      </w:r>
      <w:r w:rsidRPr="00DF3DB1">
        <w:t>. Briefly, a one-step PCR approach was used to target the V4 region using primers 515F (5′‐GTGCCAGCMGCCGCGGTAA‐3′) and 806R (5′‐GGACTACHVGGGTWTCTAAT‐3′) (Microsynth AG, Switzerland)</w:t>
      </w:r>
      <w:r>
        <w:t xml:space="preserve"> </w:t>
      </w:r>
      <w:r>
        <w:fldChar w:fldCharType="begin" w:fldLock="1"/>
      </w:r>
      <w:r w:rsidR="00CB03BE">
        <w:instrText xml:space="preserve"> ADDIN ZOTERO_ITEM CSL_CITATION {"citationID":"icEvIHXH","properties":{"formattedCitation":"\\super 30\\nosupersub{}","plainCitation":"30","noteIndex":0},"citationItems":[{"id":"qHVHml6D/xOvuOflB","uris":["http://www.mendeley.com/documents/?uuid=7330f766-7b41-4ca7-b32e-0c8ce13acf92"],"itemData":{"DOI":"10.1073/PNAS.1000080107","ISSN":"10916490","PMID":"20534432","abstract":"The ongoing revolution in high-throughput sequencing continues to democratize the ability of small groups of investigators to map the microbial component of the biosphere. In particular, the coevolution of new sequencing platforms and new software tools allows data acquisition and analysis on an unprecedented scale. Here we report the next stage in this coevolutionary arms race, using the Illumina GAIIx platform to sequence a diverse array of 25 environmental samples and three known \"mock communities\" at a depth averaging 3.1 million reads per sample. We demonstrate excellent consistency in taxonomic recovery and recapture diversity patterns that were previously reported on the basis of meta-analysis of many studies from the literature (notably, the saline/nonsaline split in environmental samples and the split between host-associated and free-living communities). We also demonstrate that 2,000 Illumina single-end reads are sufficient to recapture the same relationships among samples that we observe with the full dataset. The results thus open up the possibility of conducting large-scale studies analyzing thousands of samples simultaneously to survey microbial communities at an unprecedented spatial and temporal resolution.","author":[{"dropping-particle":"","family":"Caporaso","given":"J. Gregory","non-dropping-particle":"","parse-names":false,"suffix":""},{"dropping-particle":"","family":"Lauber","given":"Christian L.","non-dropping-particle":"","parse-names":false,"suffix":""},{"dropping-particle":"","family":"Walters","given":"William A.","non-dropping-particle":"","parse-names":false,"suffix":""},{"dropping-particle":"","family":"Berg-Lyons","given":"Donna","non-dropping-particle":"","parse-names":false,"suffix":""},{"dropping-particle":"","family":"Lozupone","given":"Catherine A.","non-dropping-particle":"","parse-names":false,"suffix":""},{"dropping-particle":"","family":"Turnbaugh","given":"Peter J.","non-dropping-particle":"","parse-names":false,"suffix":""},{"dropping-particle":"","family":"Fierer","given":"Noah","non-dropping-particle":"","parse-names":false,"suffix":""},{"dropping-particle":"","family":"Knight","given":"Rob","non-dropping-particle":"","parse-names":false,"suffix":""}],"container-title":"Proceedings of the National Academy of Sciences of the United States of America","id":"ITEM-1","issue":"SUPPL. 1","issued":{"date-parts":[["2011","3","15"]]},"page":"4516-4522","publisher":"National Academy of Sciences","title":"Global patterns of 16S rRNA diversity at a depth of millions of sequences per sample","type":"article-journal","volume":"108"}}],"schema":"https://github.com/citation-style-language/schema/raw/master/csl-citation.json"} </w:instrText>
      </w:r>
      <w:r>
        <w:fldChar w:fldCharType="separate"/>
      </w:r>
      <w:r w:rsidR="00CB03BE" w:rsidRPr="00CB03BE">
        <w:rPr>
          <w:rFonts w:ascii="Calibri" w:hAnsiTheme="minorHAnsi" w:cs="Calibri"/>
          <w:sz w:val="22"/>
          <w:vertAlign w:val="superscript"/>
          <w:lang w:val="en-GB"/>
        </w:rPr>
        <w:t>30</w:t>
      </w:r>
      <w:r>
        <w:fldChar w:fldCharType="end"/>
      </w:r>
      <w:r w:rsidRPr="00DF3DB1">
        <w:t xml:space="preserve">. Samples were barcoded using Nextera XT v2 indexes (Illumina, San Diego, CA, USA) and pooled in equimolar </w:t>
      </w:r>
      <w:r w:rsidRPr="00DF3DB1">
        <w:lastRenderedPageBreak/>
        <w:t xml:space="preserve">concentration. Sequencing was performed with the Illumina MiSeq platform </w:t>
      </w:r>
      <w:r w:rsidR="00153794">
        <w:t xml:space="preserve">at the </w:t>
      </w:r>
      <w:r w:rsidRPr="00DF3DB1">
        <w:t>Genetic Diversity Centre</w:t>
      </w:r>
      <w:r w:rsidR="00153794">
        <w:t xml:space="preserve"> </w:t>
      </w:r>
      <w:r w:rsidR="00C67BFE">
        <w:t>(</w:t>
      </w:r>
      <w:r w:rsidRPr="00DF3DB1">
        <w:t>ETH Zurich) using v2 chemistry supplemented with PhiX 20 pM (10%) and 250x2 read length. Raw data were processed using the DADA2 R package (version 1.14.1)</w:t>
      </w:r>
      <w:r>
        <w:t xml:space="preserve"> </w:t>
      </w:r>
      <w:r>
        <w:fldChar w:fldCharType="begin" w:fldLock="1"/>
      </w:r>
      <w:r w:rsidR="00CB03BE">
        <w:instrText xml:space="preserve"> ADDIN ZOTERO_ITEM CSL_CITATION {"citationID":"bFYGVynM","properties":{"formattedCitation":"\\super 31\\nosupersub{}","plainCitation":"31","noteIndex":0},"citationItems":[{"id":"qHVHml6D/pBN4EDZR","uris":["http://www.mendeley.com/documents/?uuid=8ddd8e3c-d280-4f85-a1e8-0d9db7e51b34"],"itemData":{"DOI":"10.1038/NMETH.3869","ISSN":"1548-7105","PMID":"27214047","abstract":"We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methods","id":"ITEM-1","issue":"7","issued":{"date-parts":[["2016","6","29"]]},"page":"581-583","publisher":"Nat Methods","title":"DADA2: High-resolution sample inference from Illumina amplicon data","type":"article-journal","volume":"13"}}],"schema":"https://github.com/citation-style-language/schema/raw/master/csl-citation.json"} </w:instrText>
      </w:r>
      <w:r>
        <w:fldChar w:fldCharType="separate"/>
      </w:r>
      <w:r w:rsidR="00CB03BE" w:rsidRPr="00CB03BE">
        <w:rPr>
          <w:rFonts w:ascii="Calibri" w:hAnsiTheme="minorHAnsi" w:cs="Calibri"/>
          <w:sz w:val="22"/>
          <w:vertAlign w:val="superscript"/>
          <w:lang w:val="en-GB"/>
        </w:rPr>
        <w:t>31</w:t>
      </w:r>
      <w:r>
        <w:fldChar w:fldCharType="end"/>
      </w:r>
      <w:r w:rsidRPr="00DF3DB1">
        <w:t>, to extract exact Amplicon Sequence Variants (ASVs)</w:t>
      </w:r>
      <w:r>
        <w:t>,</w:t>
      </w:r>
      <w:r w:rsidRPr="00DF3DB1">
        <w:t xml:space="preserve"> as previously described</w:t>
      </w:r>
      <w:r>
        <w:t xml:space="preserve"> </w:t>
      </w:r>
      <w:r>
        <w:fldChar w:fldCharType="begin" w:fldLock="1"/>
      </w:r>
      <w:r w:rsidR="00CB03BE">
        <w:instrText xml:space="preserve"> ADDIN ZOTERO_ITEM CSL_CITATION {"citationID":"12mpaAoI","properties":{"formattedCitation":"\\super 32\\nosupersub{}","plainCitation":"32","noteIndex":0},"citationItems":[{"id":"qHVHml6D/1d7It5Dj","uris":["http://www.mendeley.com/documents/?uuid=45342e4c-ab4f-44b8-92bd-a64f26a9d117"],"itemData":{"DOI":"10.5281/ZENODO.6423397","author":[{"dropping-particle":"","family":"Constancias","given":"Florentin","non-dropping-particle":"","parse-names":false,"suffix":""},{"dropping-particle":"","family":"Mahé","given":"Frédéric","non-dropping-particle":"","parse-names":false,"suffix":""}],"id":"ITEM-1","issued":{"date-parts":[["2022","4","7"]]},"title":"fconstancias/metabaRpipe: v0.9","type":"article-journal"}}],"schema":"https://github.com/citation-style-language/schema/raw/master/csl-citation.json"} </w:instrText>
      </w:r>
      <w:r>
        <w:fldChar w:fldCharType="separate"/>
      </w:r>
      <w:r w:rsidR="00CB03BE" w:rsidRPr="00CB03BE">
        <w:rPr>
          <w:rFonts w:ascii="Calibri" w:hAnsiTheme="minorHAnsi" w:cs="Calibri"/>
          <w:sz w:val="22"/>
          <w:vertAlign w:val="superscript"/>
          <w:lang w:val="en-GB"/>
        </w:rPr>
        <w:t>32</w:t>
      </w:r>
      <w:r>
        <w:fldChar w:fldCharType="end"/>
      </w:r>
      <w:r w:rsidRPr="00DF3DB1">
        <w:t>.</w:t>
      </w:r>
    </w:p>
    <w:p w14:paraId="0CC32CC0" w14:textId="345D73A6" w:rsidR="00146753" w:rsidRPr="00904F9B" w:rsidRDefault="00146753" w:rsidP="00912A05">
      <w:pPr>
        <w:spacing w:before="120" w:after="120" w:line="480" w:lineRule="auto"/>
        <w:contextualSpacing/>
        <w:jc w:val="both"/>
        <w:pPrChange w:id="102" w:author="Kundra  Palni" w:date="2024-09-03T11:48:00Z" w16du:dateUtc="2024-09-03T09:48:00Z">
          <w:pPr>
            <w:spacing w:line="480" w:lineRule="auto"/>
            <w:jc w:val="both"/>
          </w:pPr>
        </w:pPrChange>
      </w:pPr>
      <w:r>
        <w:t xml:space="preserve">For fermentation samples, phylogenetic relatedness of ASVs, and beta-diversity (weighted Unifrac distance matrices) analyses were </w:t>
      </w:r>
      <w:r w:rsidR="003348CB">
        <w:t xml:space="preserve">performed </w:t>
      </w:r>
      <w:r>
        <w:t xml:space="preserve">using the phyloseq </w:t>
      </w:r>
      <w:r>
        <w:fldChar w:fldCharType="begin" w:fldLock="1"/>
      </w:r>
      <w:r w:rsidR="00CB03BE">
        <w:instrText xml:space="preserve"> ADDIN ZOTERO_ITEM CSL_CITATION {"citationID":"p8HQBcO8","properties":{"formattedCitation":"\\super 33\\nosupersub{}","plainCitation":"33","noteIndex":0},"citationItems":[{"id":"qHVHml6D/xQ0IBGIA","uris":["http://www.mendeley.com/documents/?uuid=9a93c5dd-3d4b-4e6f-95d8-fdfac43214ad"],"itemData":{"DOI":"10.1371/JOURNAL.PONE.0061217","ISSN":"1932-6203","PMID":"23630581","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  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  Conclusions The phyloseq project for R is a new open-source software package, freely available on the web from both GitHub and Bioconductor.","author":[{"dropping-particle":"","family":"McMurdie","given":"Paul J.","non-dropping-particle":"","parse-names":false,"suffix":""},{"dropping-particle":"","family":"Holmes","given":"Susan","non-dropping-particle":"","parse-names":false,"suffix":""}],"container-title":"PLOS ONE","id":"ITEM-1","issue":"4","issued":{"date-parts":[["2013","4","22"]]},"page":"e61217","publisher":"Public Library of Science","title":"phyloseq: An R Package for Reproducible Interactive Analysis and Graphics of Microbiome Census Data","type":"article-journal","volume":"8"}}],"schema":"https://github.com/citation-style-language/schema/raw/master/csl-citation.json"} </w:instrText>
      </w:r>
      <w:r>
        <w:fldChar w:fldCharType="separate"/>
      </w:r>
      <w:r w:rsidR="00CB03BE" w:rsidRPr="00CB03BE">
        <w:rPr>
          <w:rFonts w:ascii="Calibri" w:hAnsiTheme="minorHAnsi" w:cs="Calibri"/>
          <w:sz w:val="22"/>
          <w:vertAlign w:val="superscript"/>
          <w:lang w:val="en-GB"/>
        </w:rPr>
        <w:t>33</w:t>
      </w:r>
      <w:r>
        <w:fldChar w:fldCharType="end"/>
      </w:r>
      <w:r>
        <w:t xml:space="preserve"> and the DivComAnalyses packages </w:t>
      </w:r>
      <w:r>
        <w:fldChar w:fldCharType="begin" w:fldLock="1"/>
      </w:r>
      <w:r w:rsidR="00CB03BE">
        <w:instrText xml:space="preserve"> ADDIN ZOTERO_ITEM CSL_CITATION {"citationID":"n5eGFaDJ","properties":{"formattedCitation":"\\super 34\\nosupersub{}","plainCitation":"34","noteIndex":0},"citationItems":[{"id":"qHVHml6D/RYEPNabb","uris":["http://www.mendeley.com/documents/?uuid=6c9d938d-3536-464a-b892-9325674173c0"],"itemData":{"DOI":"10.5281/ZENODO.6473394","author":[{"dropping-particle":"","family":"Constancias","given":"Florentin","non-dropping-particle":"","parse-names":false,"suffix":""},{"dropping-particle":"","family":"Sneha-Sundar","given":"","non-dropping-particle":"","parse-names":false,"suffix":""}],"id":"ITEM-1","issued":{"date-parts":[["2022","4","20"]]},"title":"fconstancias/DivComAnalyses: v0.9","type":"article-journal"}}],"schema":"https://github.com/citation-style-language/schema/raw/master/csl-citation.json"} </w:instrText>
      </w:r>
      <w:r>
        <w:fldChar w:fldCharType="separate"/>
      </w:r>
      <w:r w:rsidR="00CB03BE" w:rsidRPr="00CB03BE">
        <w:rPr>
          <w:rFonts w:ascii="Calibri" w:hAnsiTheme="minorHAnsi" w:cs="Calibri"/>
          <w:sz w:val="22"/>
          <w:vertAlign w:val="superscript"/>
          <w:lang w:val="en-GB"/>
        </w:rPr>
        <w:t>34</w:t>
      </w:r>
      <w:r>
        <w:fldChar w:fldCharType="end"/>
      </w:r>
      <w:r>
        <w:t xml:space="preserve"> in R Studio </w:t>
      </w:r>
      <w:r>
        <w:fldChar w:fldCharType="begin" w:fldLock="1"/>
      </w:r>
      <w:r w:rsidR="00CB03BE">
        <w:instrText xml:space="preserve"> ADDIN ZOTERO_ITEM CSL_CITATION {"citationID":"iDUJgj0q","properties":{"formattedCitation":"\\super 35\\nosupersub{}","plainCitation":"35","noteIndex":0},"citationItems":[{"id":"qHVHml6D/pKecSBPH","uris":["http://www.mendeley.com/documents/?uuid=83a23c4d-9c18-40bb-8e46-90432cf10f02"],"itemData":{"author":[{"dropping-particle":"","family":"R Core Team","given":"","non-dropping-particle":"","parse-names":false,"suffix":""}],"id":"ITEM-1","issued":{"date-parts":[["2021"]]},"publisher-place":"Vienna, Austria","title":"R: A Language and Environment for Statistical Computing","type":"article"}}],"schema":"https://github.com/citation-style-language/schema/raw/master/csl-citation.json"} </w:instrText>
      </w:r>
      <w:r>
        <w:fldChar w:fldCharType="separate"/>
      </w:r>
      <w:r w:rsidR="00CB03BE" w:rsidRPr="00CB03BE">
        <w:rPr>
          <w:rFonts w:ascii="Calibri" w:hAnsiTheme="minorHAnsi" w:cs="Calibri"/>
          <w:sz w:val="22"/>
          <w:vertAlign w:val="superscript"/>
          <w:lang w:val="en-GB"/>
        </w:rPr>
        <w:t>35</w:t>
      </w:r>
      <w:r>
        <w:fldChar w:fldCharType="end"/>
      </w:r>
      <w:r w:rsidR="00153794">
        <w:t xml:space="preserve">. </w:t>
      </w:r>
    </w:p>
    <w:p w14:paraId="36988290" w14:textId="77777777" w:rsidR="00146753" w:rsidRPr="00B30F68" w:rsidRDefault="00146753"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103" w:author="Kundra  Palni" w:date="2024-09-03T11:48:00Z" w16du:dateUtc="2024-09-03T09:48:00Z">
          <w:pPr>
            <w:pStyle w:val="Heading3"/>
            <w:snapToGrid w:val="0"/>
            <w:spacing w:line="480" w:lineRule="auto"/>
          </w:pPr>
        </w:pPrChange>
      </w:pPr>
      <w:bookmarkStart w:id="104" w:name="_Toc136426433"/>
      <w:bookmarkStart w:id="105" w:name="_Toc136431700"/>
      <w:bookmarkStart w:id="106" w:name="_Toc136439611"/>
      <w:bookmarkStart w:id="107" w:name="_Toc146538929"/>
      <w:r w:rsidRPr="00B30F68">
        <w:rPr>
          <w:rFonts w:ascii="Times New Roman" w:eastAsia="Times New Roman" w:hAnsi="Times New Roman" w:cs="Times New Roman"/>
          <w:bCs/>
          <w:color w:val="auto"/>
          <w:lang w:eastAsia="en-GB"/>
          <w14:ligatures w14:val="none"/>
        </w:rPr>
        <w:t>Statistical analysis</w:t>
      </w:r>
      <w:bookmarkEnd w:id="104"/>
      <w:bookmarkEnd w:id="105"/>
      <w:bookmarkEnd w:id="106"/>
      <w:bookmarkEnd w:id="107"/>
    </w:p>
    <w:p w14:paraId="13D5ACBA" w14:textId="6F66DBE6" w:rsidR="00146753" w:rsidRDefault="00146753" w:rsidP="00912A05">
      <w:pPr>
        <w:snapToGrid w:val="0"/>
        <w:spacing w:before="120" w:after="120" w:line="480" w:lineRule="auto"/>
        <w:contextualSpacing/>
        <w:jc w:val="both"/>
        <w:rPr>
          <w:rFonts w:cstheme="minorHAnsi"/>
        </w:rPr>
        <w:pPrChange w:id="108" w:author="Kundra  Palni" w:date="2024-09-03T11:50:00Z" w16du:dateUtc="2024-09-03T09:50:00Z">
          <w:pPr>
            <w:snapToGrid w:val="0"/>
            <w:spacing w:line="480" w:lineRule="auto"/>
            <w:jc w:val="both"/>
          </w:pPr>
        </w:pPrChange>
      </w:pPr>
      <w:bookmarkStart w:id="109" w:name="_Toc136426434"/>
      <w:bookmarkStart w:id="110" w:name="_Toc136431701"/>
      <w:bookmarkStart w:id="111" w:name="_Toc136439612"/>
      <w:r w:rsidRPr="00DF3DB1">
        <w:rPr>
          <w:rFonts w:cstheme="minorHAnsi"/>
        </w:rPr>
        <w:t>The statistical analysis for OD, metabolites</w:t>
      </w:r>
      <w:r>
        <w:rPr>
          <w:rFonts w:cstheme="minorHAnsi"/>
        </w:rPr>
        <w:t xml:space="preserve"> and </w:t>
      </w:r>
      <w:r w:rsidRPr="00DF3DB1">
        <w:rPr>
          <w:rFonts w:cstheme="minorHAnsi"/>
        </w:rPr>
        <w:t xml:space="preserve">total bacteria was done using GraphPad Prism v.9.2.0. </w:t>
      </w:r>
      <w:r w:rsidRPr="00DF3DB1">
        <w:rPr>
          <w:rFonts w:cstheme="minorHAnsi"/>
          <w:bCs/>
        </w:rPr>
        <w:t xml:space="preserve">A two-way ANOVA was performed </w:t>
      </w:r>
      <w:r w:rsidR="00F858EE">
        <w:rPr>
          <w:rFonts w:cstheme="minorHAnsi"/>
          <w:bCs/>
        </w:rPr>
        <w:t>for data of</w:t>
      </w:r>
      <w:r w:rsidRPr="00DF3DB1">
        <w:rPr>
          <w:rFonts w:cstheme="minorHAnsi"/>
          <w:bCs/>
        </w:rPr>
        <w:t xml:space="preserve"> total bacteria, ASVs</w:t>
      </w:r>
      <w:r w:rsidR="00F858EE">
        <w:rPr>
          <w:rFonts w:cstheme="minorHAnsi"/>
          <w:bCs/>
        </w:rPr>
        <w:t>,</w:t>
      </w:r>
      <w:r w:rsidR="00153794">
        <w:rPr>
          <w:rFonts w:cstheme="minorHAnsi"/>
          <w:bCs/>
        </w:rPr>
        <w:t xml:space="preserve"> and </w:t>
      </w:r>
      <w:r w:rsidRPr="00DF3DB1">
        <w:rPr>
          <w:rFonts w:cstheme="minorHAnsi"/>
          <w:bCs/>
        </w:rPr>
        <w:t xml:space="preserve">total and individual metabolite </w:t>
      </w:r>
      <w:r w:rsidR="00F858EE">
        <w:rPr>
          <w:rFonts w:cstheme="minorHAnsi"/>
          <w:bCs/>
        </w:rPr>
        <w:t xml:space="preserve">concentrations </w:t>
      </w:r>
      <w:r>
        <w:rPr>
          <w:rFonts w:cstheme="minorHAnsi"/>
          <w:bCs/>
        </w:rPr>
        <w:t>t</w:t>
      </w:r>
      <w:r w:rsidRPr="00DF3DB1">
        <w:rPr>
          <w:rFonts w:cstheme="minorHAnsi"/>
          <w:bCs/>
        </w:rPr>
        <w:t>o determine the main effects of donors and treatments</w:t>
      </w:r>
      <w:r w:rsidR="00F858EE">
        <w:rPr>
          <w:rFonts w:cstheme="minorHAnsi"/>
          <w:bCs/>
        </w:rPr>
        <w:t>.</w:t>
      </w:r>
      <w:r w:rsidRPr="00DF3DB1">
        <w:rPr>
          <w:rFonts w:cstheme="minorHAnsi"/>
          <w:bCs/>
        </w:rPr>
        <w:t xml:space="preserve"> Tukey’s test (P &lt; 0.05)</w:t>
      </w:r>
      <w:r w:rsidR="00F858EE">
        <w:rPr>
          <w:rFonts w:cstheme="minorHAnsi"/>
          <w:bCs/>
        </w:rPr>
        <w:t xml:space="preserve"> was used</w:t>
      </w:r>
      <w:r w:rsidRPr="00DF3DB1">
        <w:rPr>
          <w:rFonts w:cstheme="minorHAnsi"/>
          <w:bCs/>
        </w:rPr>
        <w:t xml:space="preserve"> for post-</w:t>
      </w:r>
      <w:r w:rsidR="00153794">
        <w:rPr>
          <w:rFonts w:cstheme="minorHAnsi"/>
          <w:bCs/>
        </w:rPr>
        <w:t>h</w:t>
      </w:r>
      <w:r w:rsidRPr="00DF3DB1">
        <w:rPr>
          <w:rFonts w:cstheme="minorHAnsi"/>
          <w:bCs/>
        </w:rPr>
        <w:t xml:space="preserve">oc analysis to correct for multiple comparisons. </w:t>
      </w:r>
      <w:r w:rsidR="00F858EE">
        <w:rPr>
          <w:rFonts w:cstheme="minorHAnsi"/>
          <w:bCs/>
        </w:rPr>
        <w:t>O</w:t>
      </w:r>
      <w:r w:rsidRPr="00DF3DB1">
        <w:rPr>
          <w:rFonts w:cstheme="minorHAnsi"/>
          <w:bCs/>
        </w:rPr>
        <w:t xml:space="preserve">ne-way ANOVA </w:t>
      </w:r>
      <w:r w:rsidR="00F858EE" w:rsidRPr="00DF3DB1">
        <w:rPr>
          <w:rFonts w:cstheme="minorHAnsi"/>
          <w:bCs/>
        </w:rPr>
        <w:t xml:space="preserve">with Tukey’s test to correct for multiple comparison </w:t>
      </w:r>
      <w:r w:rsidRPr="00DF3DB1">
        <w:rPr>
          <w:rFonts w:cstheme="minorHAnsi"/>
          <w:bCs/>
        </w:rPr>
        <w:t>was performed to analyze the statistical differences (P &lt; 0.05)</w:t>
      </w:r>
      <w:r w:rsidRPr="00A6707B">
        <w:rPr>
          <w:rFonts w:cstheme="minorHAnsi"/>
          <w:bCs/>
        </w:rPr>
        <w:t xml:space="preserve"> </w:t>
      </w:r>
      <w:r w:rsidR="00F858EE">
        <w:rPr>
          <w:rFonts w:cstheme="minorHAnsi"/>
          <w:bCs/>
        </w:rPr>
        <w:t>between</w:t>
      </w:r>
      <w:r w:rsidR="0069607A">
        <w:rPr>
          <w:rFonts w:cstheme="minorHAnsi"/>
          <w:bCs/>
        </w:rPr>
        <w:t xml:space="preserve"> different </w:t>
      </w:r>
      <w:r w:rsidR="00112D1D">
        <w:rPr>
          <w:rFonts w:cstheme="minorHAnsi"/>
          <w:bCs/>
        </w:rPr>
        <w:t>treatments</w:t>
      </w:r>
      <w:r w:rsidR="008061CE">
        <w:rPr>
          <w:rFonts w:cstheme="minorHAnsi"/>
          <w:bCs/>
        </w:rPr>
        <w:t xml:space="preserve"> and to compare </w:t>
      </w:r>
      <w:r w:rsidR="008061CE">
        <w:rPr>
          <w:rFonts w:cstheme="minorHAnsi"/>
          <w:bCs/>
        </w:rPr>
        <w:sym w:font="Symbol" w:char="F06D"/>
      </w:r>
      <w:r w:rsidR="008061CE" w:rsidRPr="008061CE">
        <w:rPr>
          <w:rFonts w:cstheme="minorHAnsi"/>
          <w:bCs/>
          <w:vertAlign w:val="subscript"/>
        </w:rPr>
        <w:t>max</w:t>
      </w:r>
      <w:r w:rsidR="008061CE">
        <w:rPr>
          <w:rFonts w:cstheme="minorHAnsi"/>
          <w:bCs/>
        </w:rPr>
        <w:t xml:space="preserve"> h</w:t>
      </w:r>
      <w:r w:rsidR="008061CE" w:rsidRPr="008061CE">
        <w:rPr>
          <w:rFonts w:cstheme="minorHAnsi"/>
          <w:bCs/>
          <w:vertAlign w:val="superscript"/>
        </w:rPr>
        <w:t>-1</w:t>
      </w:r>
      <w:r w:rsidR="008061CE">
        <w:rPr>
          <w:rFonts w:cstheme="minorHAnsi"/>
          <w:bCs/>
          <w:vertAlign w:val="superscript"/>
        </w:rPr>
        <w:t xml:space="preserve"> </w:t>
      </w:r>
      <w:r w:rsidR="008061CE" w:rsidRPr="008061CE">
        <w:rPr>
          <w:rFonts w:cstheme="minorHAnsi"/>
          <w:bCs/>
        </w:rPr>
        <w:t>values</w:t>
      </w:r>
      <w:r w:rsidR="008061CE">
        <w:rPr>
          <w:rFonts w:cstheme="minorHAnsi"/>
          <w:bCs/>
          <w:vertAlign w:val="superscript"/>
        </w:rPr>
        <w:t xml:space="preserve"> </w:t>
      </w:r>
      <w:r w:rsidR="008061CE">
        <w:rPr>
          <w:rFonts w:cstheme="minorHAnsi"/>
          <w:bCs/>
        </w:rPr>
        <w:t>between folate forms</w:t>
      </w:r>
      <w:r w:rsidR="00112D1D">
        <w:rPr>
          <w:rFonts w:cstheme="minorHAnsi"/>
          <w:bCs/>
        </w:rPr>
        <w:t xml:space="preserve">. </w:t>
      </w:r>
      <w:r w:rsidRPr="00DF3DB1">
        <w:rPr>
          <w:rFonts w:cstheme="minorHAnsi"/>
          <w:bCs/>
        </w:rPr>
        <w:t xml:space="preserve">Normality of </w:t>
      </w:r>
      <w:r w:rsidR="00F858EE">
        <w:rPr>
          <w:rFonts w:cstheme="minorHAnsi"/>
          <w:bCs/>
        </w:rPr>
        <w:t>r</w:t>
      </w:r>
      <w:r w:rsidRPr="00DF3DB1">
        <w:rPr>
          <w:rFonts w:cstheme="minorHAnsi"/>
          <w:bCs/>
        </w:rPr>
        <w:t>esiduals and homogeneity of variance of the data were validated using the Shapiro-Wilk test and Brown-Forsythe test, respectively</w:t>
      </w:r>
      <w:r>
        <w:rPr>
          <w:rFonts w:cstheme="minorHAnsi"/>
          <w:bCs/>
        </w:rPr>
        <w:t xml:space="preserve">. </w:t>
      </w:r>
      <w:r w:rsidR="008937A2" w:rsidRPr="008627EA">
        <w:rPr>
          <w:rFonts w:cstheme="minorHAnsi"/>
        </w:rPr>
        <w:t>B</w:t>
      </w:r>
      <w:r w:rsidRPr="008627EA">
        <w:rPr>
          <w:rFonts w:cstheme="minorHAnsi"/>
        </w:rPr>
        <w:t>eta diversity distance matrixes</w:t>
      </w:r>
      <w:r w:rsidR="00A528D0" w:rsidRPr="008627EA">
        <w:rPr>
          <w:rFonts w:cstheme="minorHAnsi"/>
        </w:rPr>
        <w:t xml:space="preserve"> were measured </w:t>
      </w:r>
      <w:r w:rsidRPr="008627EA">
        <w:rPr>
          <w:rFonts w:cstheme="minorHAnsi"/>
        </w:rPr>
        <w:t>by PERMANOVA analysis</w:t>
      </w:r>
      <w:r w:rsidR="008937A2" w:rsidRPr="008627EA">
        <w:rPr>
          <w:rFonts w:cstheme="minorHAnsi"/>
        </w:rPr>
        <w:t xml:space="preserve"> performed </w:t>
      </w:r>
      <w:r w:rsidRPr="008627EA">
        <w:rPr>
          <w:rFonts w:cstheme="minorHAnsi"/>
        </w:rPr>
        <w:t>via Phyloseq</w:t>
      </w:r>
      <w:r w:rsidR="00FC2236" w:rsidRPr="008627EA">
        <w:rPr>
          <w:rFonts w:cstheme="minorHAnsi"/>
        </w:rPr>
        <w:t xml:space="preserve"> (versio</w:t>
      </w:r>
      <w:r w:rsidR="003D4813" w:rsidRPr="008627EA">
        <w:rPr>
          <w:rFonts w:cstheme="minorHAnsi"/>
        </w:rPr>
        <w:t>n 1.46.0</w:t>
      </w:r>
      <w:r w:rsidR="00FC2236" w:rsidRPr="008627EA">
        <w:rPr>
          <w:rFonts w:cstheme="minorHAnsi"/>
        </w:rPr>
        <w:t>)</w:t>
      </w:r>
      <w:r w:rsidR="003B4549" w:rsidRPr="008627EA">
        <w:rPr>
          <w:rFonts w:cstheme="minorHAnsi"/>
        </w:rPr>
        <w:t xml:space="preserve"> </w:t>
      </w:r>
      <w:r w:rsidR="0007687D" w:rsidRPr="008627EA">
        <w:rPr>
          <w:rFonts w:cstheme="minorHAnsi"/>
        </w:rPr>
        <w:fldChar w:fldCharType="begin" w:fldLock="1"/>
      </w:r>
      <w:r w:rsidR="00CB03BE">
        <w:rPr>
          <w:rFonts w:cstheme="minorHAnsi"/>
        </w:rPr>
        <w:instrText xml:space="preserve"> ADDIN ZOTERO_ITEM CSL_CITATION {"citationID":"KMYf3eSG","properties":{"formattedCitation":"\\super 33\\nosupersub{}","plainCitation":"33","noteIndex":0},"citationItems":[{"id":"qHVHml6D/xQ0IBGIA","uris":["http://www.mendeley.com/documents/?uuid=9a93c5dd-3d4b-4e6f-95d8-fdfac43214ad"],"itemData":{"DOI":"10.1371/JOURNAL.PONE.0061217","ISSN":"1932-6203","PMID":"23630581","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  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  Conclusions The phyloseq project for R is a new open-source software package, freely available on the web from both GitHub and Bioconductor.","author":[{"dropping-particle":"","family":"McMurdie","given":"Paul J.","non-dropping-particle":"","parse-names":false,"suffix":""},{"dropping-particle":"","family":"Holmes","given":"Susan","non-dropping-particle":"","parse-names":false,"suffix":""}],"container-title":"PLOS ONE","id":"ITEM-1","issue":"4","issued":{"date-parts":[["2013","4","22"]]},"page":"e61217","publisher":"Public Library of Science","title":"phyloseq: An R Package for Reproducible Interactive Analysis and Graphics of Microbiome Census Data","type":"article-journal","volume":"8"}}],"schema":"https://github.com/citation-style-language/schema/raw/master/csl-citation.json"} </w:instrText>
      </w:r>
      <w:r w:rsidR="0007687D" w:rsidRPr="008627EA">
        <w:rPr>
          <w:rFonts w:cstheme="minorHAnsi"/>
        </w:rPr>
        <w:fldChar w:fldCharType="separate"/>
      </w:r>
      <w:r w:rsidR="00CB03BE" w:rsidRPr="00CB03BE">
        <w:rPr>
          <w:rFonts w:ascii="Calibri" w:hAnsiTheme="minorHAnsi" w:cs="Calibri"/>
          <w:sz w:val="22"/>
          <w:vertAlign w:val="superscript"/>
          <w:lang w:val="en-GB"/>
        </w:rPr>
        <w:t>33</w:t>
      </w:r>
      <w:r w:rsidR="0007687D" w:rsidRPr="008627EA">
        <w:rPr>
          <w:rFonts w:cstheme="minorHAnsi"/>
        </w:rPr>
        <w:fldChar w:fldCharType="end"/>
      </w:r>
      <w:r w:rsidR="00A528D0" w:rsidRPr="008627EA">
        <w:rPr>
          <w:rFonts w:cstheme="minorHAnsi"/>
        </w:rPr>
        <w:t xml:space="preserve"> in R studio</w:t>
      </w:r>
      <w:r w:rsidR="005C7939" w:rsidRPr="008627EA">
        <w:rPr>
          <w:rFonts w:cstheme="minorHAnsi"/>
        </w:rPr>
        <w:t xml:space="preserve"> </w:t>
      </w:r>
      <w:r w:rsidR="005C7939" w:rsidRPr="008627EA">
        <w:rPr>
          <w:rFonts w:cstheme="minorHAnsi"/>
        </w:rPr>
        <w:fldChar w:fldCharType="begin" w:fldLock="1"/>
      </w:r>
      <w:r w:rsidR="00CB03BE">
        <w:rPr>
          <w:rFonts w:cstheme="minorHAnsi"/>
        </w:rPr>
        <w:instrText xml:space="preserve"> ADDIN ZOTERO_ITEM CSL_CITATION {"citationID":"zzB7Ah2V","properties":{"formattedCitation":"\\super 35\\nosupersub{}","plainCitation":"35","noteIndex":0},"citationItems":[{"id":"qHVHml6D/pKecSBPH","uris":["http://www.mendeley.com/documents/?uuid=83a23c4d-9c18-40bb-8e46-90432cf10f02"],"itemData":{"author":[{"dropping-particle":"","family":"R Core Team","given":"","non-dropping-particle":"","parse-names":false,"suffix":""}],"id":"ITEM-1","issued":{"date-parts":[["2021"]]},"publisher-place":"Vienna, Austria","title":"R: A Language and Environment for Statistical Computing","type":"article"}}],"schema":"https://github.com/citation-style-language/schema/raw/master/csl-citation.json"} </w:instrText>
      </w:r>
      <w:r w:rsidR="005C7939" w:rsidRPr="008627EA">
        <w:rPr>
          <w:rFonts w:cstheme="minorHAnsi"/>
        </w:rPr>
        <w:fldChar w:fldCharType="separate"/>
      </w:r>
      <w:r w:rsidR="00CB03BE" w:rsidRPr="00CB03BE">
        <w:rPr>
          <w:rFonts w:ascii="Calibri" w:hAnsiTheme="minorHAnsi" w:cs="Calibri"/>
          <w:sz w:val="22"/>
          <w:vertAlign w:val="superscript"/>
          <w:lang w:val="en-GB"/>
        </w:rPr>
        <w:t>35</w:t>
      </w:r>
      <w:r w:rsidR="005C7939" w:rsidRPr="008627EA">
        <w:rPr>
          <w:rFonts w:cstheme="minorHAnsi"/>
        </w:rPr>
        <w:fldChar w:fldCharType="end"/>
      </w:r>
      <w:r w:rsidRPr="008627EA">
        <w:rPr>
          <w:rFonts w:cstheme="minorHAnsi"/>
        </w:rPr>
        <w:t>.</w:t>
      </w:r>
    </w:p>
    <w:p w14:paraId="4196FCF8" w14:textId="77777777" w:rsidR="00B30F68" w:rsidRPr="00DF3DB1" w:rsidRDefault="00B30F68" w:rsidP="00912A05">
      <w:pPr>
        <w:snapToGrid w:val="0"/>
        <w:spacing w:before="120" w:after="120" w:line="480" w:lineRule="auto"/>
        <w:contextualSpacing/>
        <w:jc w:val="both"/>
        <w:rPr>
          <w:rFonts w:cstheme="minorHAnsi"/>
        </w:rPr>
        <w:pPrChange w:id="112" w:author="Kundra  Palni" w:date="2024-09-03T11:50:00Z" w16du:dateUtc="2024-09-03T09:50:00Z">
          <w:pPr>
            <w:snapToGrid w:val="0"/>
            <w:spacing w:line="480" w:lineRule="auto"/>
            <w:jc w:val="both"/>
          </w:pPr>
        </w:pPrChange>
      </w:pPr>
    </w:p>
    <w:p w14:paraId="075009F4" w14:textId="44AA526A" w:rsidR="00146753" w:rsidRPr="00912A05" w:rsidRDefault="00146753" w:rsidP="00912A05">
      <w:pPr>
        <w:pStyle w:val="Heading2"/>
        <w:spacing w:before="120" w:after="120"/>
        <w:contextualSpacing/>
        <w:rPr>
          <w:rFonts w:ascii="Times New Roman" w:hAnsi="Times New Roman" w:cs="Times New Roman"/>
          <w:b/>
          <w:bCs/>
          <w:color w:val="auto"/>
          <w:rPrChange w:id="113" w:author="Kundra  Palni" w:date="2024-09-03T11:49:00Z" w16du:dateUtc="2024-09-03T09:49:00Z">
            <w:rPr/>
          </w:rPrChange>
        </w:rPr>
        <w:pPrChange w:id="114" w:author="Kundra  Palni" w:date="2024-09-03T11:50:00Z" w16du:dateUtc="2024-09-03T09:50:00Z">
          <w:pPr>
            <w:pStyle w:val="Heading3"/>
            <w:snapToGrid w:val="0"/>
            <w:spacing w:line="480" w:lineRule="auto"/>
          </w:pPr>
        </w:pPrChange>
      </w:pPr>
      <w:bookmarkStart w:id="115" w:name="_Toc146538930"/>
      <w:r w:rsidRPr="00912A05">
        <w:rPr>
          <w:rFonts w:ascii="Times New Roman" w:hAnsi="Times New Roman" w:cs="Times New Roman"/>
          <w:b/>
          <w:bCs/>
          <w:color w:val="auto"/>
          <w:rPrChange w:id="116" w:author="Kundra  Palni" w:date="2024-09-03T11:49:00Z" w16du:dateUtc="2024-09-03T09:49:00Z">
            <w:rPr>
              <w:b w:val="0"/>
            </w:rPr>
          </w:rPrChange>
        </w:rPr>
        <w:t>R</w:t>
      </w:r>
      <w:bookmarkEnd w:id="109"/>
      <w:bookmarkEnd w:id="110"/>
      <w:bookmarkEnd w:id="111"/>
      <w:bookmarkEnd w:id="115"/>
      <w:r w:rsidR="00B30F68" w:rsidRPr="00912A05">
        <w:rPr>
          <w:rFonts w:ascii="Times New Roman" w:hAnsi="Times New Roman" w:cs="Times New Roman"/>
          <w:b/>
          <w:bCs/>
          <w:color w:val="auto"/>
          <w:rPrChange w:id="117" w:author="Kundra  Palni" w:date="2024-09-03T11:49:00Z" w16du:dateUtc="2024-09-03T09:49:00Z">
            <w:rPr>
              <w:b w:val="0"/>
            </w:rPr>
          </w:rPrChange>
        </w:rPr>
        <w:t>ESULTS</w:t>
      </w:r>
    </w:p>
    <w:p w14:paraId="249A99D4" w14:textId="066C1DEE" w:rsidR="00146753" w:rsidRPr="00B30F68" w:rsidRDefault="00754167"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118" w:author="Kundra  Palni" w:date="2024-09-03T11:50:00Z" w16du:dateUtc="2024-09-03T09:50:00Z">
          <w:pPr>
            <w:pStyle w:val="Heading3"/>
            <w:snapToGrid w:val="0"/>
            <w:spacing w:line="480" w:lineRule="auto"/>
          </w:pPr>
        </w:pPrChange>
      </w:pPr>
      <w:bookmarkStart w:id="119" w:name="_Toc136426435"/>
      <w:bookmarkStart w:id="120" w:name="_Toc136431702"/>
      <w:bookmarkStart w:id="121" w:name="_Toc136439613"/>
      <w:bookmarkStart w:id="122" w:name="_Toc146538931"/>
      <w:r w:rsidRPr="00B30F68">
        <w:rPr>
          <w:rFonts w:ascii="Times New Roman" w:eastAsia="Times New Roman" w:hAnsi="Times New Roman" w:cs="Times New Roman"/>
          <w:bCs/>
          <w:color w:val="auto"/>
          <w:lang w:eastAsia="en-GB"/>
          <w14:ligatures w14:val="none"/>
        </w:rPr>
        <w:t>Folate</w:t>
      </w:r>
      <w:r w:rsidR="00146753" w:rsidRPr="00B30F68">
        <w:rPr>
          <w:rFonts w:ascii="Times New Roman" w:eastAsia="Times New Roman" w:hAnsi="Times New Roman" w:cs="Times New Roman"/>
          <w:bCs/>
          <w:color w:val="auto"/>
          <w:lang w:eastAsia="en-GB"/>
          <w14:ligatures w14:val="none"/>
        </w:rPr>
        <w:t xml:space="preserve"> production by human gut microbial prototrophs</w:t>
      </w:r>
      <w:bookmarkEnd w:id="119"/>
      <w:bookmarkEnd w:id="120"/>
      <w:bookmarkEnd w:id="121"/>
      <w:bookmarkEnd w:id="122"/>
      <w:r w:rsidR="00146753" w:rsidRPr="00B30F68">
        <w:rPr>
          <w:rFonts w:ascii="Times New Roman" w:eastAsia="Times New Roman" w:hAnsi="Times New Roman" w:cs="Times New Roman"/>
          <w:bCs/>
          <w:color w:val="auto"/>
          <w:lang w:eastAsia="en-GB"/>
          <w14:ligatures w14:val="none"/>
        </w:rPr>
        <w:t xml:space="preserve"> </w:t>
      </w:r>
    </w:p>
    <w:p w14:paraId="5A0C18BB" w14:textId="0D954971" w:rsidR="00146753" w:rsidRPr="00904F9B" w:rsidRDefault="00146753" w:rsidP="00912A05">
      <w:pPr>
        <w:snapToGrid w:val="0"/>
        <w:spacing w:before="120" w:after="120" w:line="480" w:lineRule="auto"/>
        <w:contextualSpacing/>
        <w:jc w:val="both"/>
        <w:pPrChange w:id="123" w:author="Kundra  Palni" w:date="2024-09-03T11:50:00Z" w16du:dateUtc="2024-09-03T09:50:00Z">
          <w:pPr>
            <w:snapToGrid w:val="0"/>
            <w:spacing w:line="480" w:lineRule="auto"/>
            <w:jc w:val="both"/>
          </w:pPr>
        </w:pPrChange>
      </w:pPr>
      <w:r w:rsidRPr="070B60A4">
        <w:t xml:space="preserve">Total folate content in the IB </w:t>
      </w:r>
      <w:r w:rsidR="00A75ECA" w:rsidRPr="070B60A4">
        <w:t xml:space="preserve">extracts </w:t>
      </w:r>
      <w:r w:rsidR="00843652">
        <w:t xml:space="preserve">produced by pure cultures </w:t>
      </w:r>
      <w:r w:rsidRPr="070B60A4">
        <w:t xml:space="preserve">of the six </w:t>
      </w:r>
      <w:r w:rsidR="00754167">
        <w:t>folate</w:t>
      </w:r>
      <w:r w:rsidRPr="070B60A4">
        <w:t xml:space="preserve"> prototrophs </w:t>
      </w:r>
      <w:r w:rsidR="00843652">
        <w:t xml:space="preserve">followed by heat bacterial inactivation </w:t>
      </w:r>
      <w:r w:rsidRPr="070B60A4">
        <w:t xml:space="preserve">was measured by using UHPLC-FL/UV. Data showed that </w:t>
      </w:r>
      <w:r w:rsidRPr="070B60A4">
        <w:lastRenderedPageBreak/>
        <w:t xml:space="preserve">the selected strains produced </w:t>
      </w:r>
      <w:r w:rsidR="0002013A">
        <w:t>folate</w:t>
      </w:r>
      <w:r w:rsidRPr="070B60A4">
        <w:t xml:space="preserve"> within the range from </w:t>
      </w:r>
      <w:r w:rsidR="00ED7BE2" w:rsidRPr="070B60A4">
        <w:t>15.3 ng/ml (</w:t>
      </w:r>
      <w:r w:rsidR="00ED7BE2" w:rsidRPr="070B60A4">
        <w:rPr>
          <w:i/>
          <w:iCs/>
        </w:rPr>
        <w:t>B. thetaiotaomicron</w:t>
      </w:r>
      <w:r w:rsidR="0081638E" w:rsidRPr="070B60A4">
        <w:t>;</w:t>
      </w:r>
      <w:r w:rsidR="00ED7BE2" w:rsidRPr="070B60A4">
        <w:rPr>
          <w:i/>
          <w:iCs/>
        </w:rPr>
        <w:t xml:space="preserve"> </w:t>
      </w:r>
      <w:r w:rsidR="00ED7BE2" w:rsidRPr="070B60A4">
        <w:t>BTP</w:t>
      </w:r>
      <w:r w:rsidR="00ED7BE2" w:rsidRPr="00635432">
        <w:t>)</w:t>
      </w:r>
      <w:r w:rsidR="00ED7BE2" w:rsidRPr="000B56EE">
        <w:t xml:space="preserve"> </w:t>
      </w:r>
      <w:r w:rsidR="00E61913" w:rsidRPr="070B60A4">
        <w:t xml:space="preserve">to </w:t>
      </w:r>
      <w:r w:rsidRPr="070B60A4">
        <w:t>205.4 ng/ml (</w:t>
      </w:r>
      <w:r w:rsidRPr="070B60A4">
        <w:rPr>
          <w:i/>
          <w:iCs/>
        </w:rPr>
        <w:t>B. hydrogenotrophica</w:t>
      </w:r>
      <w:r w:rsidR="0081638E" w:rsidRPr="070B60A4">
        <w:t>;</w:t>
      </w:r>
      <w:r w:rsidR="00153794" w:rsidRPr="070B60A4">
        <w:rPr>
          <w:i/>
          <w:iCs/>
        </w:rPr>
        <w:t xml:space="preserve"> </w:t>
      </w:r>
      <w:r w:rsidR="00153794" w:rsidRPr="070B60A4">
        <w:t>BHP</w:t>
      </w:r>
      <w:r w:rsidRPr="00635432">
        <w:t>)</w:t>
      </w:r>
      <w:r w:rsidRPr="070B60A4">
        <w:rPr>
          <w:i/>
          <w:iCs/>
        </w:rPr>
        <w:t xml:space="preserve"> </w:t>
      </w:r>
      <w:r w:rsidRPr="070B60A4">
        <w:t>(</w:t>
      </w:r>
      <w:r w:rsidRPr="070B60A4">
        <w:rPr>
          <w:b/>
          <w:bCs/>
        </w:rPr>
        <w:t>Figure 1A</w:t>
      </w:r>
      <w:r w:rsidRPr="070B60A4">
        <w:t xml:space="preserve">). Several </w:t>
      </w:r>
      <w:r w:rsidR="0002013A">
        <w:t>folate</w:t>
      </w:r>
      <w:r w:rsidRPr="070B60A4">
        <w:t xml:space="preserve"> forms</w:t>
      </w:r>
      <w:r w:rsidR="0013623F" w:rsidRPr="070B60A4">
        <w:t xml:space="preserve"> were identified, depending on the tested </w:t>
      </w:r>
      <w:r w:rsidR="009F2A85" w:rsidRPr="070B60A4">
        <w:t>strains, with</w:t>
      </w:r>
      <w:r w:rsidRPr="070B60A4">
        <w:t xml:space="preserve"> THF (12.</w:t>
      </w:r>
      <w:r w:rsidR="00B4002F">
        <w:t>8</w:t>
      </w:r>
      <w:r w:rsidRPr="070B60A4">
        <w:t xml:space="preserve"> - 41.4 ng/ml) and 5-MTHF (0.2 - 113.3 ng/ml) being present in all samples. </w:t>
      </w:r>
      <w:r w:rsidR="0013623F" w:rsidRPr="070B60A4">
        <w:t>T</w:t>
      </w:r>
      <w:r w:rsidRPr="070B60A4">
        <w:t xml:space="preserve">he concentration of 5-MTHF was low, </w:t>
      </w:r>
      <w:r w:rsidR="00475455" w:rsidRPr="070B60A4">
        <w:t xml:space="preserve">except in </w:t>
      </w:r>
      <w:r w:rsidR="00153794" w:rsidRPr="070B60A4">
        <w:t xml:space="preserve">BHP </w:t>
      </w:r>
      <w:r w:rsidRPr="070B60A4">
        <w:t xml:space="preserve">(113.3 ng /ml). Additionally, 10-FFA was only detected </w:t>
      </w:r>
      <w:r w:rsidR="00475455" w:rsidRPr="070B60A4">
        <w:t xml:space="preserve">in </w:t>
      </w:r>
      <w:r w:rsidR="00153794" w:rsidRPr="070B60A4">
        <w:t xml:space="preserve">BHP </w:t>
      </w:r>
      <w:r w:rsidRPr="070B60A4">
        <w:t xml:space="preserve">(31.5 ng/ml) and </w:t>
      </w:r>
      <w:r w:rsidR="00CB1CED">
        <w:t xml:space="preserve">extract from </w:t>
      </w:r>
      <w:r w:rsidRPr="070B60A4">
        <w:rPr>
          <w:i/>
          <w:iCs/>
        </w:rPr>
        <w:t>M. formatexigens</w:t>
      </w:r>
      <w:r w:rsidRPr="070B60A4">
        <w:t xml:space="preserve"> </w:t>
      </w:r>
      <w:r w:rsidR="00CB1CED">
        <w:t>(</w:t>
      </w:r>
      <w:r w:rsidR="00153794" w:rsidRPr="070B60A4">
        <w:t>MFP</w:t>
      </w:r>
      <w:r w:rsidR="00CB1CED">
        <w:t xml:space="preserve">; </w:t>
      </w:r>
      <w:r w:rsidRPr="070B60A4">
        <w:t>25.9 ng/ml</w:t>
      </w:r>
      <w:r w:rsidRPr="00E37777">
        <w:t xml:space="preserve">). The specific </w:t>
      </w:r>
      <w:r w:rsidR="0013623F" w:rsidRPr="00E37777">
        <w:t xml:space="preserve">total </w:t>
      </w:r>
      <w:r w:rsidRPr="00E37777">
        <w:t xml:space="preserve">folate production ranged </w:t>
      </w:r>
      <w:r w:rsidR="005127A7" w:rsidRPr="00E37777">
        <w:t xml:space="preserve">from </w:t>
      </w:r>
      <w:r w:rsidRPr="00E37777">
        <w:t>14.8 ng/10</w:t>
      </w:r>
      <w:r w:rsidRPr="00E37777">
        <w:rPr>
          <w:vertAlign w:val="superscript"/>
        </w:rPr>
        <w:t>9</w:t>
      </w:r>
      <w:r w:rsidRPr="00E37777">
        <w:t xml:space="preserve"> cells </w:t>
      </w:r>
      <w:r w:rsidR="009B1C30" w:rsidRPr="00E37777">
        <w:t>(</w:t>
      </w:r>
      <w:r w:rsidR="00153794" w:rsidRPr="00E37777">
        <w:t>BTP</w:t>
      </w:r>
      <w:r w:rsidRPr="00E37777">
        <w:t>) to 211.3 ng/10</w:t>
      </w:r>
      <w:r w:rsidRPr="00E37777">
        <w:rPr>
          <w:vertAlign w:val="superscript"/>
        </w:rPr>
        <w:t>9</w:t>
      </w:r>
      <w:r w:rsidRPr="00E37777">
        <w:t xml:space="preserve"> cells (</w:t>
      </w:r>
      <w:r w:rsidR="00153794" w:rsidRPr="00E37777">
        <w:t>BHP</w:t>
      </w:r>
      <w:r w:rsidRPr="00E37777">
        <w:t>) (</w:t>
      </w:r>
      <w:r w:rsidRPr="00E37777">
        <w:rPr>
          <w:b/>
          <w:bCs/>
        </w:rPr>
        <w:t>Supplementary Figure S1</w:t>
      </w:r>
      <w:r w:rsidRPr="00E37777">
        <w:t xml:space="preserve">). </w:t>
      </w:r>
      <w:r>
        <w:t xml:space="preserve">Overall, all strains </w:t>
      </w:r>
      <w:r w:rsidR="0013623F">
        <w:t xml:space="preserve">identified as potential folate producers </w:t>
      </w:r>
      <w:r w:rsidR="34E7BAC8" w:rsidRPr="070B60A4">
        <w:rPr>
          <w:i/>
          <w:iCs/>
        </w:rPr>
        <w:t xml:space="preserve">in silico </w:t>
      </w:r>
      <w:r w:rsidR="0013623F">
        <w:t xml:space="preserve">were shown to </w:t>
      </w:r>
      <w:r w:rsidR="00475455">
        <w:t>produce</w:t>
      </w:r>
      <w:r w:rsidR="00D538AF">
        <w:t xml:space="preserve"> </w:t>
      </w:r>
      <w:r w:rsidR="00940695">
        <w:t>folate</w:t>
      </w:r>
      <w:r>
        <w:t xml:space="preserve"> </w:t>
      </w:r>
      <w:r w:rsidR="00153794">
        <w:t>in different natural forms</w:t>
      </w:r>
      <w:r w:rsidR="00447359">
        <w:t xml:space="preserve"> and</w:t>
      </w:r>
      <w:r w:rsidR="000B127A">
        <w:t xml:space="preserve"> at various concentrations</w:t>
      </w:r>
      <w:r>
        <w:t>.</w:t>
      </w:r>
    </w:p>
    <w:p w14:paraId="1D1D990D" w14:textId="20A470CE" w:rsidR="00146753" w:rsidRPr="00D207FD" w:rsidRDefault="0013623F"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124" w:author="Kundra  Palni" w:date="2024-09-03T11:50:00Z" w16du:dateUtc="2024-09-03T09:50:00Z">
          <w:pPr>
            <w:pStyle w:val="Heading3"/>
            <w:snapToGrid w:val="0"/>
            <w:spacing w:line="480" w:lineRule="auto"/>
          </w:pPr>
        </w:pPrChange>
      </w:pPr>
      <w:bookmarkStart w:id="125" w:name="_Toc136426436"/>
      <w:bookmarkStart w:id="126" w:name="_Toc136431703"/>
      <w:bookmarkStart w:id="127" w:name="_Toc136439614"/>
      <w:bookmarkStart w:id="128" w:name="_Toc146538932"/>
      <w:r w:rsidRPr="00D207FD">
        <w:rPr>
          <w:rFonts w:ascii="Times New Roman" w:eastAsia="Times New Roman" w:hAnsi="Times New Roman" w:cs="Times New Roman"/>
          <w:bCs/>
          <w:color w:val="auto"/>
          <w:lang w:eastAsia="en-GB"/>
          <w14:ligatures w14:val="none"/>
        </w:rPr>
        <w:t xml:space="preserve">Effect of IB </w:t>
      </w:r>
      <w:r w:rsidR="00A75ECA" w:rsidRPr="00D207FD">
        <w:rPr>
          <w:rFonts w:ascii="Times New Roman" w:eastAsia="Times New Roman" w:hAnsi="Times New Roman" w:cs="Times New Roman"/>
          <w:bCs/>
          <w:color w:val="auto"/>
          <w:lang w:eastAsia="en-GB"/>
          <w14:ligatures w14:val="none"/>
        </w:rPr>
        <w:t>extracts</w:t>
      </w:r>
      <w:r w:rsidRPr="00D207FD">
        <w:rPr>
          <w:rFonts w:ascii="Times New Roman" w:eastAsia="Times New Roman" w:hAnsi="Times New Roman" w:cs="Times New Roman"/>
          <w:bCs/>
          <w:color w:val="auto"/>
          <w:lang w:eastAsia="en-GB"/>
          <w14:ligatures w14:val="none"/>
        </w:rPr>
        <w:t xml:space="preserve"> from folate gut </w:t>
      </w:r>
      <w:r w:rsidR="00CA3863" w:rsidRPr="00D207FD">
        <w:rPr>
          <w:rFonts w:ascii="Times New Roman" w:eastAsia="Times New Roman" w:hAnsi="Times New Roman" w:cs="Times New Roman"/>
          <w:bCs/>
          <w:color w:val="auto"/>
          <w:lang w:eastAsia="en-GB"/>
          <w14:ligatures w14:val="none"/>
        </w:rPr>
        <w:t xml:space="preserve">microbial </w:t>
      </w:r>
      <w:r w:rsidRPr="00D207FD">
        <w:rPr>
          <w:rFonts w:ascii="Times New Roman" w:eastAsia="Times New Roman" w:hAnsi="Times New Roman" w:cs="Times New Roman"/>
          <w:bCs/>
          <w:color w:val="auto"/>
          <w:lang w:eastAsia="en-GB"/>
          <w14:ligatures w14:val="none"/>
        </w:rPr>
        <w:t xml:space="preserve">prototrophs on </w:t>
      </w:r>
      <w:r w:rsidRPr="00A00336">
        <w:rPr>
          <w:rFonts w:ascii="Times New Roman" w:eastAsia="Times New Roman" w:hAnsi="Times New Roman" w:cs="Times New Roman"/>
          <w:bCs/>
          <w:i/>
          <w:iCs/>
          <w:color w:val="auto"/>
          <w:lang w:eastAsia="en-GB"/>
          <w14:ligatures w14:val="none"/>
          <w:rPrChange w:id="129" w:author="Kundra  Palni" w:date="2024-09-03T11:38:00Z" w16du:dateUtc="2024-09-03T09:38:00Z">
            <w:rPr>
              <w:rFonts w:ascii="Times New Roman" w:eastAsia="Times New Roman" w:hAnsi="Times New Roman" w:cs="Times New Roman"/>
              <w:bCs/>
              <w:color w:val="auto"/>
              <w:lang w:eastAsia="en-GB"/>
              <w14:ligatures w14:val="none"/>
            </w:rPr>
          </w:rPrChange>
        </w:rPr>
        <w:t>R. intestinalis</w:t>
      </w:r>
      <w:r w:rsidRPr="00D207FD">
        <w:rPr>
          <w:rFonts w:ascii="Times New Roman" w:eastAsia="Times New Roman" w:hAnsi="Times New Roman" w:cs="Times New Roman"/>
          <w:bCs/>
          <w:color w:val="auto"/>
          <w:lang w:eastAsia="en-GB"/>
          <w14:ligatures w14:val="none"/>
        </w:rPr>
        <w:t xml:space="preserve"> L1-82 g</w:t>
      </w:r>
      <w:r w:rsidR="00146753" w:rsidRPr="00D207FD">
        <w:rPr>
          <w:rFonts w:ascii="Times New Roman" w:eastAsia="Times New Roman" w:hAnsi="Times New Roman" w:cs="Times New Roman"/>
          <w:bCs/>
          <w:color w:val="auto"/>
          <w:lang w:eastAsia="en-GB"/>
          <w14:ligatures w14:val="none"/>
        </w:rPr>
        <w:t xml:space="preserve">rowth and SCFA production </w:t>
      </w:r>
      <w:bookmarkEnd w:id="125"/>
      <w:bookmarkEnd w:id="126"/>
      <w:bookmarkEnd w:id="127"/>
      <w:bookmarkEnd w:id="128"/>
    </w:p>
    <w:p w14:paraId="244BE7D6" w14:textId="028E557A" w:rsidR="003C4F3B" w:rsidRDefault="0013623F" w:rsidP="00912A05">
      <w:pPr>
        <w:spacing w:before="120" w:after="120" w:line="480" w:lineRule="auto"/>
        <w:contextualSpacing/>
        <w:jc w:val="both"/>
        <w:pPrChange w:id="130" w:author="Kundra  Palni" w:date="2024-09-03T11:50:00Z" w16du:dateUtc="2024-09-03T09:50:00Z">
          <w:pPr>
            <w:spacing w:line="480" w:lineRule="auto"/>
            <w:jc w:val="both"/>
          </w:pPr>
        </w:pPrChange>
      </w:pPr>
      <w:r w:rsidRPr="070B60A4">
        <w:t>To</w:t>
      </w:r>
      <w:r w:rsidR="00146753" w:rsidRPr="070B60A4">
        <w:t xml:space="preserve"> investigate whether </w:t>
      </w:r>
      <w:r w:rsidR="00146753" w:rsidRPr="070B60A4">
        <w:rPr>
          <w:i/>
          <w:iCs/>
        </w:rPr>
        <w:t>R. intestinalis</w:t>
      </w:r>
      <w:r w:rsidR="00146753" w:rsidRPr="070B60A4">
        <w:t xml:space="preserve"> </w:t>
      </w:r>
      <w:r w:rsidR="000E02C3">
        <w:t>L1</w:t>
      </w:r>
      <w:r w:rsidR="00183E20">
        <w:t>-</w:t>
      </w:r>
      <w:r w:rsidR="000E02C3">
        <w:t xml:space="preserve">82 </w:t>
      </w:r>
      <w:r w:rsidR="00146753" w:rsidRPr="070B60A4">
        <w:t xml:space="preserve">utilize </w:t>
      </w:r>
      <w:r w:rsidR="00B9492E">
        <w:t>folate</w:t>
      </w:r>
      <w:r w:rsidR="00146753" w:rsidRPr="070B60A4">
        <w:t xml:space="preserve"> </w:t>
      </w:r>
      <w:r w:rsidRPr="070B60A4">
        <w:t>produced by prototroph gut microbes</w:t>
      </w:r>
      <w:r w:rsidR="00B97E87" w:rsidRPr="070B60A4">
        <w:t>,</w:t>
      </w:r>
      <w:r w:rsidR="00146753">
        <w:t xml:space="preserve"> </w:t>
      </w:r>
      <w:r>
        <w:t>the strain was</w:t>
      </w:r>
      <w:r w:rsidR="00B97E87">
        <w:t xml:space="preserve"> cultivated </w:t>
      </w:r>
      <w:r w:rsidR="00146753">
        <w:t xml:space="preserve">in </w:t>
      </w:r>
      <w:r w:rsidR="00A75ECA">
        <w:t xml:space="preserve">CDM </w:t>
      </w:r>
      <w:r w:rsidR="00B97E87">
        <w:t xml:space="preserve">supplemented </w:t>
      </w:r>
      <w:r w:rsidR="00146753">
        <w:t xml:space="preserve">with </w:t>
      </w:r>
      <w:r>
        <w:t xml:space="preserve">different </w:t>
      </w:r>
      <w:r w:rsidR="00146753">
        <w:t xml:space="preserve">IB </w:t>
      </w:r>
      <w:r w:rsidR="00A75ECA">
        <w:t>extracts</w:t>
      </w:r>
      <w:r w:rsidR="00146753">
        <w:t xml:space="preserve">, </w:t>
      </w:r>
      <w:r w:rsidR="00207657">
        <w:t>or</w:t>
      </w:r>
      <w:r w:rsidR="6D260995">
        <w:t xml:space="preserve"> with</w:t>
      </w:r>
      <w:r w:rsidR="00207657">
        <w:t xml:space="preserve"> </w:t>
      </w:r>
      <w:r w:rsidR="00146753">
        <w:t>folic acid</w:t>
      </w:r>
      <w:r w:rsidR="004F3925">
        <w:t xml:space="preserve">. Growth </w:t>
      </w:r>
      <w:r w:rsidR="004F3925" w:rsidRPr="004F3925">
        <w:t xml:space="preserve">across these different forms was assessed in comparison to a negative control without folate (No B9), and the production of </w:t>
      </w:r>
      <w:r w:rsidR="004F3925">
        <w:t>SCFAs</w:t>
      </w:r>
      <w:r w:rsidR="004F3925" w:rsidRPr="004F3925">
        <w:t xml:space="preserve"> was evaluated.</w:t>
      </w:r>
      <w:r w:rsidR="7DE0DB87">
        <w:t xml:space="preserve"> </w:t>
      </w:r>
      <w:r w:rsidR="003C4F3B">
        <w:t xml:space="preserve">Notably, </w:t>
      </w:r>
      <w:r w:rsidR="00DD1358">
        <w:t>SCFA were detected</w:t>
      </w:r>
      <w:r w:rsidR="28DCB87E">
        <w:t xml:space="preserve"> in the IB extracts</w:t>
      </w:r>
      <w:r w:rsidR="00DD1358">
        <w:t xml:space="preserve">, with </w:t>
      </w:r>
      <w:r w:rsidR="00146753">
        <w:t xml:space="preserve">acetate </w:t>
      </w:r>
      <w:r w:rsidR="00DD1358">
        <w:t xml:space="preserve">being </w:t>
      </w:r>
      <w:r w:rsidR="00146753">
        <w:t xml:space="preserve">the major SCFA (ranging from 40.7 mM in BOP to 54.9 mM in BHP), followed by formate </w:t>
      </w:r>
      <w:r w:rsidR="003C4F3B">
        <w:t xml:space="preserve">in </w:t>
      </w:r>
      <w:r w:rsidR="00146753">
        <w:t xml:space="preserve">MFP (27.9 mM) and BHP (13.3 mM), lactate </w:t>
      </w:r>
      <w:r w:rsidR="003C4F3B">
        <w:t xml:space="preserve">in </w:t>
      </w:r>
      <w:r w:rsidR="00146753">
        <w:t xml:space="preserve">BPP (15.2 mM) and succinate </w:t>
      </w:r>
      <w:r w:rsidR="003C4F3B">
        <w:t xml:space="preserve">in </w:t>
      </w:r>
      <w:r w:rsidR="00146753">
        <w:t>BCP (27.7 mM), BOP (24.3 mM) and BTP (24.3 mM) (</w:t>
      </w:r>
      <w:r w:rsidR="00146753" w:rsidRPr="070B60A4">
        <w:rPr>
          <w:b/>
          <w:bCs/>
        </w:rPr>
        <w:t>Supplementary Figure S2</w:t>
      </w:r>
      <w:r w:rsidR="00146753">
        <w:t>).</w:t>
      </w:r>
      <w:r w:rsidR="004913AC">
        <w:t xml:space="preserve"> </w:t>
      </w:r>
    </w:p>
    <w:p w14:paraId="7884ED79" w14:textId="38A9987A" w:rsidR="00146753" w:rsidRDefault="004913AC" w:rsidP="00912A05">
      <w:pPr>
        <w:spacing w:before="120" w:after="120" w:line="480" w:lineRule="auto"/>
        <w:contextualSpacing/>
        <w:jc w:val="both"/>
        <w:rPr>
          <w:b/>
          <w:bCs/>
        </w:rPr>
        <w:pPrChange w:id="131" w:author="Kundra  Palni" w:date="2024-09-03T11:50:00Z" w16du:dateUtc="2024-09-03T09:50:00Z">
          <w:pPr>
            <w:spacing w:line="480" w:lineRule="auto"/>
            <w:jc w:val="both"/>
          </w:pPr>
        </w:pPrChange>
      </w:pPr>
      <w:r>
        <w:t>The IB</w:t>
      </w:r>
      <w:r w:rsidR="00B43EB5">
        <w:t xml:space="preserve"> extracts</w:t>
      </w:r>
      <w:r>
        <w:t xml:space="preserve"> were added at </w:t>
      </w:r>
      <w:r w:rsidR="00135B60">
        <w:t>equivolume</w:t>
      </w:r>
      <w:r>
        <w:t xml:space="preserve"> to the two times concentrated cultivation medium</w:t>
      </w:r>
      <w:r w:rsidR="000B6004">
        <w:t>.</w:t>
      </w:r>
      <w:r w:rsidR="00C12A08">
        <w:t xml:space="preserve"> </w:t>
      </w:r>
      <w:r w:rsidR="00146753">
        <w:t xml:space="preserve">After 48 h incubation, </w:t>
      </w:r>
      <w:r w:rsidR="00146753" w:rsidRPr="070B60A4">
        <w:rPr>
          <w:i/>
          <w:iCs/>
        </w:rPr>
        <w:t>R. intestinalis</w:t>
      </w:r>
      <w:r w:rsidR="00146753">
        <w:t xml:space="preserve"> L1</w:t>
      </w:r>
      <w:r w:rsidR="00094EF5">
        <w:t>-</w:t>
      </w:r>
      <w:r w:rsidR="00146753">
        <w:t xml:space="preserve">82 </w:t>
      </w:r>
      <w:r w:rsidR="008977B7">
        <w:t>grew</w:t>
      </w:r>
      <w:r w:rsidR="00146753">
        <w:t xml:space="preserve"> </w:t>
      </w:r>
      <w:r w:rsidR="00CF539D">
        <w:t>in</w:t>
      </w:r>
      <w:r w:rsidR="00F16BEB">
        <w:t xml:space="preserve"> </w:t>
      </w:r>
      <w:r w:rsidR="00146753">
        <w:t xml:space="preserve">all IB </w:t>
      </w:r>
      <w:r w:rsidR="00CF539D">
        <w:t>extract conditions</w:t>
      </w:r>
      <w:r w:rsidR="00F16BEB">
        <w:t xml:space="preserve"> </w:t>
      </w:r>
      <w:r w:rsidR="00146753">
        <w:t>(</w:t>
      </w:r>
      <w:r w:rsidR="009D4449">
        <w:t>OD</w:t>
      </w:r>
      <w:r w:rsidR="009D4449" w:rsidRPr="070B60A4">
        <w:rPr>
          <w:vertAlign w:val="subscript"/>
        </w:rPr>
        <w:t xml:space="preserve">600 </w:t>
      </w:r>
      <w:r w:rsidR="00146753">
        <w:t xml:space="preserve">between 0.5 ± 0.01 in BTP to 1.5 ± 0.1 in BPP) compared to No B9 control </w:t>
      </w:r>
      <w:r w:rsidR="00F16BEB">
        <w:t xml:space="preserve">for which growth was not detected </w:t>
      </w:r>
      <w:r w:rsidR="00146753">
        <w:t>(OD</w:t>
      </w:r>
      <w:r w:rsidR="00146753" w:rsidRPr="070B60A4">
        <w:rPr>
          <w:vertAlign w:val="subscript"/>
        </w:rPr>
        <w:t>600</w:t>
      </w:r>
      <w:r w:rsidR="00146753">
        <w:t xml:space="preserve"> 0.1 ± 0.01) </w:t>
      </w:r>
      <w:r w:rsidR="00146753" w:rsidRPr="00635432">
        <w:t>(</w:t>
      </w:r>
      <w:r w:rsidR="00146753" w:rsidRPr="070B60A4">
        <w:rPr>
          <w:b/>
          <w:bCs/>
        </w:rPr>
        <w:t>Figure 1B</w:t>
      </w:r>
      <w:r w:rsidR="00146753">
        <w:t xml:space="preserve">). </w:t>
      </w:r>
      <w:r w:rsidR="00E65101">
        <w:t>I</w:t>
      </w:r>
      <w:r w:rsidR="0027526C">
        <w:t>n folic acid condition</w:t>
      </w:r>
      <w:r w:rsidR="005676FC">
        <w:t>,</w:t>
      </w:r>
      <w:r w:rsidR="0027526C">
        <w:t xml:space="preserve"> </w:t>
      </w:r>
      <w:r w:rsidR="00146753">
        <w:t>the growth (OD</w:t>
      </w:r>
      <w:r w:rsidR="00146753" w:rsidRPr="070B60A4">
        <w:rPr>
          <w:vertAlign w:val="subscript"/>
        </w:rPr>
        <w:t>600</w:t>
      </w:r>
      <w:r w:rsidR="00146753">
        <w:t xml:space="preserve"> 0.67 ± 0.5) and final pH (5.6 ± 0.7) showed high standard deviations in the biological triplicates. The pH decreased in all IB </w:t>
      </w:r>
      <w:r w:rsidR="00146753">
        <w:lastRenderedPageBreak/>
        <w:t>conditions (final pH from 4.9 ± 0.02 to 5.1 ± 0.02) except in No B9 (</w:t>
      </w:r>
      <w:r w:rsidR="00146753" w:rsidRPr="070B60A4">
        <w:rPr>
          <w:b/>
          <w:bCs/>
        </w:rPr>
        <w:t>Figure 1C</w:t>
      </w:r>
      <w:r w:rsidR="00146753">
        <w:t xml:space="preserve">). At metabolic level, </w:t>
      </w:r>
      <w:r w:rsidR="00146753" w:rsidRPr="070B60A4">
        <w:rPr>
          <w:i/>
          <w:iCs/>
        </w:rPr>
        <w:t>R. intestinalis</w:t>
      </w:r>
      <w:r w:rsidR="00146753">
        <w:t xml:space="preserve"> L1-82 produced significantly more acetate (</w:t>
      </w:r>
      <w:r w:rsidR="00E65101">
        <w:t>ranging</w:t>
      </w:r>
      <w:r w:rsidR="00F16BEB">
        <w:t xml:space="preserve"> from </w:t>
      </w:r>
      <w:r w:rsidR="00E65101">
        <w:t>+</w:t>
      </w:r>
      <w:r w:rsidR="00146753">
        <w:t xml:space="preserve">12 ± 0.3 mM in BCP to </w:t>
      </w:r>
      <w:r w:rsidR="00E65101">
        <w:t>+</w:t>
      </w:r>
      <w:r w:rsidR="00146753">
        <w:t>32.7 ± 1.5 mM in BHP), butyrate (</w:t>
      </w:r>
      <w:r w:rsidR="00E65101">
        <w:t>+</w:t>
      </w:r>
      <w:r w:rsidR="00146753">
        <w:t xml:space="preserve">24.2 ± 0.2 mM in BTP to </w:t>
      </w:r>
      <w:r w:rsidR="00E65101">
        <w:t>+</w:t>
      </w:r>
      <w:r w:rsidR="00146753">
        <w:t>47.2 ± 1.4 mM in BHP), and lactate (</w:t>
      </w:r>
      <w:r w:rsidR="00E65101">
        <w:t>+</w:t>
      </w:r>
      <w:r w:rsidR="00146753">
        <w:t xml:space="preserve">3.5 ± 1.4 mM in BPP to </w:t>
      </w:r>
      <w:r w:rsidR="00E65101">
        <w:t>+</w:t>
      </w:r>
      <w:r w:rsidR="00146753">
        <w:t>6.8 ± 1.8 mM in BHP) when grown in the IB preparation of all prototrophs, compared to the No B9 condition</w:t>
      </w:r>
      <w:r w:rsidR="00403230">
        <w:t>, and to folic acid</w:t>
      </w:r>
      <w:r w:rsidR="00146753">
        <w:t xml:space="preserve"> (</w:t>
      </w:r>
      <w:r w:rsidR="00146753" w:rsidRPr="070B60A4">
        <w:rPr>
          <w:b/>
          <w:bCs/>
        </w:rPr>
        <w:t>Figure 1D</w:t>
      </w:r>
      <w:r w:rsidR="00146753" w:rsidRPr="00635432">
        <w:t>)</w:t>
      </w:r>
      <w:r w:rsidR="00146753" w:rsidRPr="070B60A4">
        <w:rPr>
          <w:b/>
          <w:bCs/>
        </w:rPr>
        <w:t xml:space="preserve">. </w:t>
      </w:r>
    </w:p>
    <w:p w14:paraId="4A983097" w14:textId="36D60ED1" w:rsidR="00146753" w:rsidRDefault="00146753" w:rsidP="00912A05">
      <w:pPr>
        <w:spacing w:before="120" w:after="120" w:line="480" w:lineRule="auto"/>
        <w:contextualSpacing/>
        <w:jc w:val="both"/>
        <w:pPrChange w:id="132" w:author="Kundra  Palni" w:date="2024-09-03T11:50:00Z" w16du:dateUtc="2024-09-03T09:50:00Z">
          <w:pPr>
            <w:spacing w:line="480" w:lineRule="auto"/>
            <w:jc w:val="both"/>
          </w:pPr>
        </w:pPrChange>
      </w:pPr>
      <w:r>
        <w:t xml:space="preserve">Overall, </w:t>
      </w:r>
      <w:r w:rsidRPr="070B60A4">
        <w:rPr>
          <w:i/>
          <w:iCs/>
        </w:rPr>
        <w:t>R. intestinalis</w:t>
      </w:r>
      <w:r>
        <w:t xml:space="preserve"> L1-82 growth and activity was strongly stimulated when grown with IB </w:t>
      </w:r>
      <w:r w:rsidR="00A75ECA">
        <w:t>extracts</w:t>
      </w:r>
      <w:r>
        <w:t xml:space="preserve"> of the </w:t>
      </w:r>
      <w:r w:rsidR="00515E0A">
        <w:t>folate</w:t>
      </w:r>
      <w:r>
        <w:t xml:space="preserve"> prototrophic strains.</w:t>
      </w:r>
      <w:r w:rsidR="732A1931">
        <w:t xml:space="preserve"> </w:t>
      </w:r>
    </w:p>
    <w:p w14:paraId="419EC9CE" w14:textId="77777777" w:rsidR="00B621F6" w:rsidRDefault="00B621F6" w:rsidP="00912A05">
      <w:pPr>
        <w:spacing w:before="120" w:after="120" w:line="480" w:lineRule="auto"/>
        <w:contextualSpacing/>
        <w:jc w:val="both"/>
        <w:pPrChange w:id="133" w:author="Kundra  Palni" w:date="2024-09-03T11:50:00Z" w16du:dateUtc="2024-09-03T09:50:00Z">
          <w:pPr>
            <w:spacing w:line="480" w:lineRule="auto"/>
            <w:jc w:val="both"/>
          </w:pPr>
        </w:pPrChange>
      </w:pPr>
    </w:p>
    <w:p w14:paraId="7126E6C9" w14:textId="0C45A953" w:rsidR="00B621F6" w:rsidRDefault="00B621F6" w:rsidP="00912A05">
      <w:pPr>
        <w:spacing w:before="120" w:after="120" w:line="480" w:lineRule="auto"/>
        <w:contextualSpacing/>
        <w:jc w:val="both"/>
        <w:pPrChange w:id="134" w:author="Kundra  Palni" w:date="2024-09-03T11:50:00Z" w16du:dateUtc="2024-09-03T09:50:00Z">
          <w:pPr>
            <w:spacing w:line="480" w:lineRule="auto"/>
            <w:jc w:val="both"/>
          </w:pPr>
        </w:pPrChange>
      </w:pPr>
      <w:r>
        <w:rPr>
          <w:noProof/>
          <w14:ligatures w14:val="standardContextual"/>
        </w:rPr>
        <w:drawing>
          <wp:inline distT="0" distB="0" distL="0" distR="0" wp14:anchorId="52621CC3" wp14:editId="4F5F83EF">
            <wp:extent cx="5972810" cy="3542030"/>
            <wp:effectExtent l="0" t="0" r="0" b="0"/>
            <wp:docPr id="7130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804" name="Picture 71306804"/>
                    <pic:cNvPicPr/>
                  </pic:nvPicPr>
                  <pic:blipFill>
                    <a:blip r:embed="rId10">
                      <a:extLst>
                        <a:ext uri="{28A0092B-C50C-407E-A947-70E740481C1C}">
                          <a14:useLocalDpi xmlns:a14="http://schemas.microsoft.com/office/drawing/2010/main" val="0"/>
                        </a:ext>
                      </a:extLst>
                    </a:blip>
                    <a:stretch>
                      <a:fillRect/>
                    </a:stretch>
                  </pic:blipFill>
                  <pic:spPr>
                    <a:xfrm>
                      <a:off x="0" y="0"/>
                      <a:ext cx="5972810" cy="3542030"/>
                    </a:xfrm>
                    <a:prstGeom prst="rect">
                      <a:avLst/>
                    </a:prstGeom>
                  </pic:spPr>
                </pic:pic>
              </a:graphicData>
            </a:graphic>
          </wp:inline>
        </w:drawing>
      </w:r>
    </w:p>
    <w:p w14:paraId="21A1CF2D" w14:textId="77777777" w:rsidR="00B621F6" w:rsidRPr="00F33593" w:rsidRDefault="00B621F6" w:rsidP="00912A05">
      <w:pPr>
        <w:snapToGrid w:val="0"/>
        <w:spacing w:before="120" w:after="120" w:line="480" w:lineRule="auto"/>
        <w:contextualSpacing/>
        <w:jc w:val="both"/>
        <w:rPr>
          <w:rFonts w:cstheme="minorHAnsi"/>
          <w:color w:val="FF0000"/>
          <w:sz w:val="21"/>
          <w:szCs w:val="21"/>
        </w:rPr>
        <w:pPrChange w:id="135" w:author="Kundra  Palni" w:date="2024-09-03T11:50:00Z" w16du:dateUtc="2024-09-03T09:50:00Z">
          <w:pPr>
            <w:snapToGrid w:val="0"/>
            <w:spacing w:line="480" w:lineRule="auto"/>
            <w:jc w:val="both"/>
          </w:pPr>
        </w:pPrChange>
      </w:pPr>
      <w:r w:rsidRPr="005F7A9D">
        <w:rPr>
          <w:b/>
          <w:bCs/>
          <w:u w:val="single"/>
        </w:rPr>
        <w:t>Figure 1:</w:t>
      </w:r>
      <w:r w:rsidRPr="005F7A9D">
        <w:rPr>
          <w:b/>
          <w:bCs/>
        </w:rPr>
        <w:t xml:space="preserve"> Growth and metabolism of </w:t>
      </w:r>
      <w:r w:rsidRPr="005F7A9D">
        <w:rPr>
          <w:b/>
          <w:bCs/>
          <w:i/>
          <w:iCs/>
        </w:rPr>
        <w:t>R. intestinalis</w:t>
      </w:r>
      <w:r w:rsidRPr="005F7A9D">
        <w:rPr>
          <w:b/>
          <w:bCs/>
        </w:rPr>
        <w:t xml:space="preserve"> L1-82 grown in IB extracts from different folate prototrophs: </w:t>
      </w:r>
      <w:r w:rsidRPr="005F7A9D">
        <w:rPr>
          <w:b/>
          <w:bCs/>
          <w:i/>
          <w:iCs/>
        </w:rPr>
        <w:t>M. formatexigens</w:t>
      </w:r>
      <w:r w:rsidRPr="005F7A9D">
        <w:rPr>
          <w:b/>
          <w:bCs/>
        </w:rPr>
        <w:t xml:space="preserve"> (MFP), </w:t>
      </w:r>
      <w:r w:rsidRPr="005F7A9D">
        <w:rPr>
          <w:b/>
          <w:bCs/>
          <w:i/>
          <w:iCs/>
        </w:rPr>
        <w:t>B. hydrogenotrophica</w:t>
      </w:r>
      <w:r w:rsidRPr="005F7A9D">
        <w:rPr>
          <w:b/>
          <w:bCs/>
        </w:rPr>
        <w:t xml:space="preserve"> (BHP), </w:t>
      </w:r>
      <w:r w:rsidRPr="005F7A9D">
        <w:rPr>
          <w:b/>
          <w:bCs/>
          <w:i/>
          <w:iCs/>
        </w:rPr>
        <w:t>B. producta</w:t>
      </w:r>
      <w:r w:rsidRPr="005F7A9D">
        <w:rPr>
          <w:b/>
          <w:bCs/>
        </w:rPr>
        <w:t xml:space="preserve"> (BPP), </w:t>
      </w:r>
      <w:r w:rsidRPr="005F7A9D">
        <w:rPr>
          <w:b/>
          <w:bCs/>
          <w:i/>
          <w:iCs/>
        </w:rPr>
        <w:t>B. caccae</w:t>
      </w:r>
      <w:r w:rsidRPr="005F7A9D">
        <w:rPr>
          <w:b/>
          <w:bCs/>
        </w:rPr>
        <w:t xml:space="preserve"> (BCP), </w:t>
      </w:r>
      <w:r w:rsidRPr="005F7A9D">
        <w:rPr>
          <w:b/>
          <w:bCs/>
          <w:i/>
          <w:iCs/>
        </w:rPr>
        <w:t>B. ovatus</w:t>
      </w:r>
      <w:r w:rsidRPr="005F7A9D">
        <w:rPr>
          <w:b/>
          <w:bCs/>
        </w:rPr>
        <w:t xml:space="preserve"> (BOP), and </w:t>
      </w:r>
      <w:r w:rsidRPr="005F7A9D">
        <w:rPr>
          <w:b/>
          <w:bCs/>
          <w:i/>
          <w:iCs/>
        </w:rPr>
        <w:t>B. thetaiotaomicron</w:t>
      </w:r>
      <w:r w:rsidRPr="005F7A9D">
        <w:rPr>
          <w:b/>
          <w:bCs/>
        </w:rPr>
        <w:t xml:space="preserve"> (BTP). (A) </w:t>
      </w:r>
      <w:r w:rsidRPr="005F7A9D">
        <w:t>Concentration of different folate forms (ng/ml, colored bars) measured in IB extracts and total bacteria counts (log10 cells/ ml, open triangles) after 60 h of growth in CDM without added folate.</w:t>
      </w:r>
      <w:r w:rsidRPr="005F7A9D">
        <w:rPr>
          <w:b/>
          <w:bCs/>
        </w:rPr>
        <w:t xml:space="preserve"> (B) </w:t>
      </w:r>
      <w:r w:rsidRPr="005F7A9D">
        <w:t xml:space="preserve">Growth of </w:t>
      </w:r>
      <w:r w:rsidRPr="005F7A9D">
        <w:rPr>
          <w:i/>
          <w:iCs/>
        </w:rPr>
        <w:t xml:space="preserve">R. </w:t>
      </w:r>
      <w:r w:rsidRPr="005F7A9D">
        <w:rPr>
          <w:i/>
          <w:iCs/>
        </w:rPr>
        <w:lastRenderedPageBreak/>
        <w:t>intestinalis</w:t>
      </w:r>
      <w:r w:rsidRPr="005F7A9D">
        <w:t xml:space="preserve"> L1-82 in CDM with no added folate (No B9), added folic acid, or IB extracts after 48 h incubation. Delta OD corresponds to the measured OD</w:t>
      </w:r>
      <w:r w:rsidRPr="005F7A9D">
        <w:rPr>
          <w:vertAlign w:val="subscript"/>
        </w:rPr>
        <w:t>600</w:t>
      </w:r>
      <w:r w:rsidRPr="005F7A9D">
        <w:t xml:space="preserve"> at 48 h corrected for OD</w:t>
      </w:r>
      <w:r w:rsidRPr="005F7A9D">
        <w:rPr>
          <w:vertAlign w:val="subscript"/>
        </w:rPr>
        <w:t>600</w:t>
      </w:r>
      <w:r w:rsidRPr="005F7A9D">
        <w:t xml:space="preserve"> of the blank media at T0. </w:t>
      </w:r>
      <w:r w:rsidRPr="005F7A9D">
        <w:rPr>
          <w:b/>
          <w:bCs/>
        </w:rPr>
        <w:t>(C)</w:t>
      </w:r>
      <w:r w:rsidRPr="005F7A9D">
        <w:t xml:space="preserve"> Initial pH and pH measured after 48 h incubation (final). </w:t>
      </w:r>
      <w:r w:rsidRPr="005F7A9D">
        <w:rPr>
          <w:b/>
          <w:bCs/>
        </w:rPr>
        <w:t>(D)</w:t>
      </w:r>
      <w:r w:rsidRPr="005F7A9D">
        <w:t xml:space="preserve"> Production (mM) of lactate (i.), acetate (ii.), and butyrate (iii.) by </w:t>
      </w:r>
      <w:r w:rsidRPr="005F7A9D">
        <w:rPr>
          <w:i/>
          <w:iCs/>
        </w:rPr>
        <w:t>R. intestinalis</w:t>
      </w:r>
      <w:r w:rsidRPr="005F7A9D">
        <w:t xml:space="preserve"> L1-82 in all treatments and control after 48 h incubation at 37°C. Other metabolites (propionate, succinate, formate, isobutyrate, isovalerate, and valerate) were below the detection limit (1 mM). Data are averages of three biological replicates. Significant differences in Figure B and D of each treatment were compared to No B9 condition, calculated by one-way ANOVA, including Tukey’s test (* p &lt; 0.05, ** p &lt; 0.01, ***p &lt; 0.001 and **** p &lt; 0.0001). For Figure C, significant differences in each treatment between initial and final points were tested by multiple unpaired t-test, with Welch’s correction</w:t>
      </w:r>
      <w:r w:rsidRPr="001E5146">
        <w:rPr>
          <w:sz w:val="21"/>
          <w:szCs w:val="21"/>
        </w:rPr>
        <w:t>.</w:t>
      </w:r>
    </w:p>
    <w:p w14:paraId="3A5FBE11" w14:textId="77777777" w:rsidR="00B621F6" w:rsidRPr="00A44AB1" w:rsidRDefault="00B621F6" w:rsidP="00912A05">
      <w:pPr>
        <w:spacing w:before="120" w:after="120" w:line="480" w:lineRule="auto"/>
        <w:contextualSpacing/>
        <w:jc w:val="both"/>
        <w:pPrChange w:id="136" w:author="Kundra  Palni" w:date="2024-09-03T11:50:00Z" w16du:dateUtc="2024-09-03T09:50:00Z">
          <w:pPr>
            <w:spacing w:line="480" w:lineRule="auto"/>
            <w:jc w:val="both"/>
          </w:pPr>
        </w:pPrChange>
      </w:pPr>
    </w:p>
    <w:p w14:paraId="185861E2" w14:textId="65383DD3" w:rsidR="00146753" w:rsidRPr="00D207FD" w:rsidRDefault="00B926CF" w:rsidP="00912A05">
      <w:pPr>
        <w:pStyle w:val="Heading3"/>
        <w:snapToGrid w:val="0"/>
        <w:spacing w:line="480" w:lineRule="auto"/>
        <w:contextualSpacing/>
        <w:rPr>
          <w:rFonts w:ascii="Times New Roman" w:eastAsia="Times New Roman" w:hAnsi="Times New Roman" w:cs="Times New Roman"/>
          <w:bCs/>
          <w:color w:val="auto"/>
          <w:lang w:eastAsia="en-GB"/>
          <w14:ligatures w14:val="none"/>
        </w:rPr>
        <w:pPrChange w:id="137" w:author="Kundra  Palni" w:date="2024-09-03T11:50:00Z" w16du:dateUtc="2024-09-03T09:50:00Z">
          <w:pPr>
            <w:pStyle w:val="Heading3"/>
            <w:snapToGrid w:val="0"/>
            <w:spacing w:line="480" w:lineRule="auto"/>
          </w:pPr>
        </w:pPrChange>
      </w:pPr>
      <w:bookmarkStart w:id="138" w:name="_Toc136426437"/>
      <w:bookmarkStart w:id="139" w:name="_Toc136431704"/>
      <w:bookmarkStart w:id="140" w:name="_Toc136439615"/>
      <w:bookmarkStart w:id="141" w:name="_Toc146538933"/>
      <w:r w:rsidRPr="00D207FD">
        <w:rPr>
          <w:rFonts w:ascii="Times New Roman" w:eastAsia="Times New Roman" w:hAnsi="Times New Roman" w:cs="Times New Roman"/>
          <w:bCs/>
          <w:color w:val="auto"/>
          <w:lang w:eastAsia="en-GB"/>
          <w14:ligatures w14:val="none"/>
        </w:rPr>
        <w:t>Effect of different folate forms on g</w:t>
      </w:r>
      <w:r w:rsidR="00146753" w:rsidRPr="00D207FD">
        <w:rPr>
          <w:rFonts w:ascii="Times New Roman" w:eastAsia="Times New Roman" w:hAnsi="Times New Roman" w:cs="Times New Roman"/>
          <w:bCs/>
          <w:color w:val="auto"/>
          <w:lang w:eastAsia="en-GB"/>
          <w14:ligatures w14:val="none"/>
        </w:rPr>
        <w:t>rowth and</w:t>
      </w:r>
      <w:r w:rsidR="00E43DDF" w:rsidRPr="00D207FD">
        <w:rPr>
          <w:rFonts w:ascii="Times New Roman" w:eastAsia="Times New Roman" w:hAnsi="Times New Roman" w:cs="Times New Roman"/>
          <w:bCs/>
          <w:color w:val="auto"/>
          <w:lang w:eastAsia="en-GB"/>
          <w14:ligatures w14:val="none"/>
        </w:rPr>
        <w:t xml:space="preserve"> </w:t>
      </w:r>
      <w:r w:rsidR="00146753" w:rsidRPr="00D207FD">
        <w:rPr>
          <w:rFonts w:ascii="Times New Roman" w:eastAsia="Times New Roman" w:hAnsi="Times New Roman" w:cs="Times New Roman"/>
          <w:bCs/>
          <w:color w:val="auto"/>
          <w:lang w:eastAsia="en-GB"/>
          <w14:ligatures w14:val="none"/>
        </w:rPr>
        <w:t>metabolite</w:t>
      </w:r>
      <w:r w:rsidR="3D9AF745" w:rsidRPr="00D207FD">
        <w:rPr>
          <w:rFonts w:ascii="Times New Roman" w:eastAsia="Times New Roman" w:hAnsi="Times New Roman" w:cs="Times New Roman"/>
          <w:bCs/>
          <w:color w:val="auto"/>
          <w:lang w:eastAsia="en-GB"/>
          <w14:ligatures w14:val="none"/>
        </w:rPr>
        <w:t>s</w:t>
      </w:r>
      <w:r w:rsidR="00146753" w:rsidRPr="00D207FD">
        <w:rPr>
          <w:rFonts w:ascii="Times New Roman" w:eastAsia="Times New Roman" w:hAnsi="Times New Roman" w:cs="Times New Roman"/>
          <w:bCs/>
          <w:color w:val="auto"/>
          <w:lang w:eastAsia="en-GB"/>
          <w14:ligatures w14:val="none"/>
        </w:rPr>
        <w:t xml:space="preserve"> </w:t>
      </w:r>
      <w:r w:rsidRPr="00D207FD">
        <w:rPr>
          <w:rFonts w:ascii="Times New Roman" w:eastAsia="Times New Roman" w:hAnsi="Times New Roman" w:cs="Times New Roman"/>
          <w:bCs/>
          <w:color w:val="auto"/>
          <w:lang w:eastAsia="en-GB"/>
          <w14:ligatures w14:val="none"/>
        </w:rPr>
        <w:t>of</w:t>
      </w:r>
      <w:r w:rsidR="00146753" w:rsidRPr="00D207FD">
        <w:rPr>
          <w:rFonts w:ascii="Times New Roman" w:eastAsia="Times New Roman" w:hAnsi="Times New Roman" w:cs="Times New Roman"/>
          <w:bCs/>
          <w:color w:val="auto"/>
          <w:lang w:eastAsia="en-GB"/>
          <w14:ligatures w14:val="none"/>
        </w:rPr>
        <w:t xml:space="preserve"> </w:t>
      </w:r>
      <w:r w:rsidR="00146753" w:rsidRPr="00A44AB1">
        <w:rPr>
          <w:rFonts w:ascii="Times New Roman" w:eastAsia="Times New Roman" w:hAnsi="Times New Roman" w:cs="Times New Roman"/>
          <w:bCs/>
          <w:i/>
          <w:iCs/>
          <w:color w:val="auto"/>
          <w:lang w:eastAsia="en-GB"/>
          <w14:ligatures w14:val="none"/>
        </w:rPr>
        <w:t>R. intestinalis</w:t>
      </w:r>
      <w:r w:rsidR="00146753" w:rsidRPr="00D207FD">
        <w:rPr>
          <w:rFonts w:ascii="Times New Roman" w:eastAsia="Times New Roman" w:hAnsi="Times New Roman" w:cs="Times New Roman"/>
          <w:bCs/>
          <w:color w:val="auto"/>
          <w:lang w:eastAsia="en-GB"/>
          <w14:ligatures w14:val="none"/>
        </w:rPr>
        <w:t xml:space="preserve"> L1-82</w:t>
      </w:r>
      <w:r w:rsidR="004D4B29" w:rsidRPr="00D207FD">
        <w:rPr>
          <w:rFonts w:ascii="Times New Roman" w:eastAsia="Times New Roman" w:hAnsi="Times New Roman" w:cs="Times New Roman"/>
          <w:bCs/>
          <w:color w:val="auto"/>
          <w:lang w:eastAsia="en-GB"/>
          <w14:ligatures w14:val="none"/>
        </w:rPr>
        <w:t xml:space="preserve"> </w:t>
      </w:r>
      <w:bookmarkEnd w:id="138"/>
      <w:bookmarkEnd w:id="139"/>
      <w:bookmarkEnd w:id="140"/>
      <w:bookmarkEnd w:id="141"/>
    </w:p>
    <w:p w14:paraId="11AFD76C" w14:textId="3B4F2B54" w:rsidR="00146753" w:rsidRPr="00904F9B" w:rsidRDefault="00E65101" w:rsidP="00912A05">
      <w:pPr>
        <w:snapToGrid w:val="0"/>
        <w:spacing w:before="120" w:after="120" w:line="480" w:lineRule="auto"/>
        <w:contextualSpacing/>
        <w:jc w:val="both"/>
        <w:pPrChange w:id="142" w:author="Kundra  Palni" w:date="2024-09-03T11:50:00Z" w16du:dateUtc="2024-09-03T09:50:00Z">
          <w:pPr>
            <w:snapToGrid w:val="0"/>
            <w:spacing w:line="480" w:lineRule="auto"/>
            <w:jc w:val="both"/>
          </w:pPr>
        </w:pPrChange>
      </w:pPr>
      <w:r>
        <w:t xml:space="preserve">Since the tested </w:t>
      </w:r>
      <w:r w:rsidR="008E3C07">
        <w:t>prototrophs</w:t>
      </w:r>
      <w:r>
        <w:t xml:space="preserve"> produced a mix of folate </w:t>
      </w:r>
      <w:r w:rsidR="00F10EA9">
        <w:t>forms and</w:t>
      </w:r>
      <w:r w:rsidR="008E3C07">
        <w:t xml:space="preserve"> c</w:t>
      </w:r>
      <w:r w:rsidR="00C90B24" w:rsidRPr="070B60A4">
        <w:t>onsidering the prior disparities in growth and metabolism linked to IB preparations, our objective was to examine how different pure</w:t>
      </w:r>
      <w:r w:rsidR="005C4CD9">
        <w:t xml:space="preserve"> folate</w:t>
      </w:r>
      <w:r w:rsidR="00C90B24" w:rsidRPr="070B60A4">
        <w:t xml:space="preserve"> forms might affect the </w:t>
      </w:r>
      <w:r w:rsidR="00F10EA9">
        <w:t xml:space="preserve">growth and </w:t>
      </w:r>
      <w:r w:rsidR="00C90B24" w:rsidRPr="070B60A4">
        <w:t>physiology of</w:t>
      </w:r>
      <w:r w:rsidR="00454726">
        <w:t xml:space="preserve"> pure culture of</w:t>
      </w:r>
      <w:r w:rsidR="00C90B24" w:rsidRPr="070B60A4">
        <w:t xml:space="preserve"> </w:t>
      </w:r>
      <w:r w:rsidR="00C90B24" w:rsidRPr="070B60A4">
        <w:rPr>
          <w:i/>
          <w:iCs/>
        </w:rPr>
        <w:t>R. intestinalis</w:t>
      </w:r>
      <w:r w:rsidR="00C90B24" w:rsidRPr="070B60A4">
        <w:t xml:space="preserve">. </w:t>
      </w:r>
      <w:r w:rsidR="001F05CD" w:rsidRPr="070B60A4">
        <w:t>Therefore</w:t>
      </w:r>
      <w:r w:rsidR="00146753" w:rsidRPr="070B60A4">
        <w:t xml:space="preserve">, we investigated the growth kinetics of </w:t>
      </w:r>
      <w:r w:rsidR="00146753" w:rsidRPr="070B60A4">
        <w:rPr>
          <w:i/>
          <w:iCs/>
        </w:rPr>
        <w:t>R. intestinalis</w:t>
      </w:r>
      <w:r w:rsidR="00146753" w:rsidRPr="070B60A4">
        <w:t xml:space="preserve"> L1-82 when cultivated for 7</w:t>
      </w:r>
      <w:r w:rsidR="005C50DA">
        <w:t>0</w:t>
      </w:r>
      <w:r w:rsidR="00146753" w:rsidRPr="070B60A4">
        <w:t xml:space="preserve"> h in CDM supplemented with different</w:t>
      </w:r>
      <w:r w:rsidR="008D0EB8" w:rsidRPr="070B60A4">
        <w:t xml:space="preserve"> pure </w:t>
      </w:r>
      <w:r w:rsidR="0026496A">
        <w:t>commercially avai</w:t>
      </w:r>
      <w:r w:rsidR="00454726">
        <w:t>la</w:t>
      </w:r>
      <w:r w:rsidR="0026496A">
        <w:t xml:space="preserve">ble </w:t>
      </w:r>
      <w:r w:rsidR="008D0EB8" w:rsidRPr="070B60A4">
        <w:t>folate</w:t>
      </w:r>
      <w:r w:rsidR="00146753" w:rsidRPr="070B60A4">
        <w:t xml:space="preserve"> forms that were </w:t>
      </w:r>
      <w:r w:rsidR="00B926CF" w:rsidRPr="070B60A4">
        <w:t>previously identified</w:t>
      </w:r>
      <w:r w:rsidR="00146753" w:rsidRPr="070B60A4">
        <w:t xml:space="preserve"> in IB </w:t>
      </w:r>
      <w:r w:rsidR="00A75ECA" w:rsidRPr="070B60A4">
        <w:t>extracts</w:t>
      </w:r>
      <w:r w:rsidR="00146753" w:rsidRPr="070B60A4">
        <w:t xml:space="preserve"> (</w:t>
      </w:r>
      <w:r w:rsidR="75D94612" w:rsidRPr="070B60A4">
        <w:t xml:space="preserve">i.e. </w:t>
      </w:r>
      <w:r w:rsidR="00146753" w:rsidRPr="070B60A4">
        <w:t>THF, M-THF, F-THF, folic acid and FFA).</w:t>
      </w:r>
    </w:p>
    <w:p w14:paraId="21E8062E" w14:textId="387BB1E2" w:rsidR="00146753" w:rsidRPr="00451074" w:rsidRDefault="00146753" w:rsidP="00912A05">
      <w:pPr>
        <w:snapToGrid w:val="0"/>
        <w:spacing w:before="120" w:after="120" w:line="480" w:lineRule="auto"/>
        <w:contextualSpacing/>
        <w:jc w:val="both"/>
        <w:rPr>
          <w:color w:val="FF0000"/>
        </w:rPr>
        <w:pPrChange w:id="143" w:author="Kundra  Palni" w:date="2024-09-03T11:50:00Z" w16du:dateUtc="2024-09-03T09:50:00Z">
          <w:pPr>
            <w:snapToGrid w:val="0"/>
            <w:spacing w:line="480" w:lineRule="auto"/>
            <w:jc w:val="both"/>
          </w:pPr>
        </w:pPrChange>
      </w:pPr>
      <w:r w:rsidRPr="070B60A4">
        <w:rPr>
          <w:i/>
          <w:iCs/>
        </w:rPr>
        <w:t>R. intestinalis</w:t>
      </w:r>
      <w:r w:rsidRPr="070B60A4">
        <w:t xml:space="preserve"> L1-82 grew </w:t>
      </w:r>
      <w:r w:rsidR="005C50DA">
        <w:t>with</w:t>
      </w:r>
      <w:r w:rsidRPr="070B60A4">
        <w:t xml:space="preserve"> </w:t>
      </w:r>
      <w:r w:rsidR="00B926CF" w:rsidRPr="070B60A4">
        <w:t xml:space="preserve">all </w:t>
      </w:r>
      <w:r w:rsidR="002E7C7E" w:rsidRPr="070B60A4">
        <w:t xml:space="preserve">the </w:t>
      </w:r>
      <w:r w:rsidR="00B926CF" w:rsidRPr="070B60A4">
        <w:t>tested folate</w:t>
      </w:r>
      <w:r w:rsidR="002E7C7E" w:rsidRPr="070B60A4">
        <w:t xml:space="preserve"> forms</w:t>
      </w:r>
      <w:r w:rsidR="00B926CF" w:rsidRPr="070B60A4">
        <w:t xml:space="preserve">, but not in the absence of folate </w:t>
      </w:r>
      <w:r w:rsidRPr="070B60A4">
        <w:t>(</w:t>
      </w:r>
      <w:r w:rsidRPr="070B60A4">
        <w:rPr>
          <w:b/>
          <w:bCs/>
        </w:rPr>
        <w:t>Figure 2</w:t>
      </w:r>
      <w:r w:rsidR="0026496A">
        <w:rPr>
          <w:b/>
          <w:bCs/>
        </w:rPr>
        <w:t>A</w:t>
      </w:r>
      <w:r w:rsidRPr="070B60A4">
        <w:t xml:space="preserve">). </w:t>
      </w:r>
      <w:r w:rsidR="00233D08" w:rsidRPr="070B60A4">
        <w:t>Maximum g</w:t>
      </w:r>
      <w:r w:rsidRPr="070B60A4">
        <w:t xml:space="preserve">rowth </w:t>
      </w:r>
      <w:r w:rsidR="00233D08" w:rsidRPr="070B60A4">
        <w:t xml:space="preserve">was observed with </w:t>
      </w:r>
      <w:r w:rsidRPr="070B60A4">
        <w:t xml:space="preserve">F-THF </w:t>
      </w:r>
      <w:r w:rsidR="00233D08" w:rsidRPr="070B60A4">
        <w:t>supplementation, with maximum OD</w:t>
      </w:r>
      <w:r w:rsidR="00233D08" w:rsidRPr="070B60A4">
        <w:rPr>
          <w:vertAlign w:val="subscript"/>
        </w:rPr>
        <w:t>600</w:t>
      </w:r>
      <w:r w:rsidR="00233D08" w:rsidRPr="070B60A4">
        <w:t xml:space="preserve"> measured after </w:t>
      </w:r>
      <w:r w:rsidRPr="070B60A4">
        <w:t>17 h</w:t>
      </w:r>
      <w:r w:rsidR="00233D08" w:rsidRPr="070B60A4">
        <w:t xml:space="preserve"> (OD</w:t>
      </w:r>
      <w:r w:rsidR="003C500B" w:rsidRPr="001E5146">
        <w:rPr>
          <w:vertAlign w:val="subscript"/>
        </w:rPr>
        <w:t>max</w:t>
      </w:r>
      <w:r w:rsidR="00233D08" w:rsidRPr="070B60A4">
        <w:t xml:space="preserve"> = 0.9 ± 0.1)</w:t>
      </w:r>
      <w:r w:rsidR="00745456" w:rsidRPr="070B60A4">
        <w:t>,</w:t>
      </w:r>
      <w:r w:rsidRPr="070B60A4">
        <w:t xml:space="preserve"> and </w:t>
      </w:r>
      <w:r w:rsidR="00233D08" w:rsidRPr="070B60A4">
        <w:t xml:space="preserve">the </w:t>
      </w:r>
      <w:r w:rsidR="00233D08" w:rsidRPr="0045361F">
        <w:t xml:space="preserve">highest </w:t>
      </w:r>
      <w:r w:rsidR="00056DFF" w:rsidRPr="0045361F">
        <w:t xml:space="preserve">maximum </w:t>
      </w:r>
      <w:r w:rsidR="00233D08" w:rsidRPr="0045361F">
        <w:t xml:space="preserve">specific </w:t>
      </w:r>
      <w:r w:rsidRPr="0045361F">
        <w:t xml:space="preserve">growth rate </w:t>
      </w:r>
      <w:r w:rsidR="00233D08" w:rsidRPr="0045361F">
        <w:t>(</w:t>
      </w:r>
      <w:r w:rsidRPr="0045361F">
        <w:t>µ</w:t>
      </w:r>
      <w:r w:rsidRPr="0045361F">
        <w:rPr>
          <w:vertAlign w:val="subscript"/>
        </w:rPr>
        <w:t>max</w:t>
      </w:r>
      <w:r w:rsidRPr="0045361F">
        <w:t xml:space="preserve"> = 0.</w:t>
      </w:r>
      <w:r w:rsidR="0045361F" w:rsidRPr="0045361F">
        <w:t>86</w:t>
      </w:r>
      <w:r w:rsidRPr="0045361F">
        <w:t xml:space="preserve"> ± 0.09 h</w:t>
      </w:r>
      <w:r w:rsidRPr="0045361F">
        <w:rPr>
          <w:vertAlign w:val="superscript"/>
        </w:rPr>
        <w:t>-1</w:t>
      </w:r>
      <w:r w:rsidRPr="0045361F">
        <w:t>)</w:t>
      </w:r>
      <w:r w:rsidR="00233D08" w:rsidRPr="0045361F">
        <w:t xml:space="preserve"> among treatments</w:t>
      </w:r>
      <w:r w:rsidRPr="0045361F">
        <w:t>.</w:t>
      </w:r>
      <w:r w:rsidR="00233D08" w:rsidRPr="0045361F">
        <w:t xml:space="preserve"> </w:t>
      </w:r>
      <w:r w:rsidR="0026496A">
        <w:t xml:space="preserve">In contrast, </w:t>
      </w:r>
      <w:r w:rsidR="00233D08" w:rsidRPr="0045361F">
        <w:t xml:space="preserve">M-THF showed </w:t>
      </w:r>
      <w:r w:rsidR="005C50DA" w:rsidRPr="0045361F">
        <w:t>an</w:t>
      </w:r>
      <w:r w:rsidR="00233D08" w:rsidRPr="0045361F">
        <w:t xml:space="preserve"> intermediate specific growth rate (µ</w:t>
      </w:r>
      <w:r w:rsidR="00233D08" w:rsidRPr="0045361F">
        <w:rPr>
          <w:vertAlign w:val="subscript"/>
        </w:rPr>
        <w:t>max</w:t>
      </w:r>
      <w:r w:rsidR="00233D08" w:rsidRPr="0045361F">
        <w:t xml:space="preserve"> = 0.4</w:t>
      </w:r>
      <w:r w:rsidR="0045361F" w:rsidRPr="0045361F">
        <w:t>3</w:t>
      </w:r>
      <w:r w:rsidR="00233D08" w:rsidRPr="0045361F">
        <w:t xml:space="preserve"> ± 0.0</w:t>
      </w:r>
      <w:r w:rsidR="0045361F" w:rsidRPr="0045361F">
        <w:t>3</w:t>
      </w:r>
      <w:r w:rsidR="00233D08" w:rsidRPr="0045361F">
        <w:t xml:space="preserve"> h</w:t>
      </w:r>
      <w:r w:rsidR="00233D08" w:rsidRPr="0045361F">
        <w:rPr>
          <w:vertAlign w:val="superscript"/>
        </w:rPr>
        <w:t>-1</w:t>
      </w:r>
      <w:r w:rsidR="00233D08" w:rsidRPr="0045361F">
        <w:t>) with OD</w:t>
      </w:r>
      <w:r w:rsidR="00233D08" w:rsidRPr="0045361F">
        <w:rPr>
          <w:vertAlign w:val="subscript"/>
        </w:rPr>
        <w:t>max</w:t>
      </w:r>
      <w:r w:rsidR="00233D08" w:rsidRPr="0045361F">
        <w:t xml:space="preserve"> of 0.9 ± 0.1 measured after 21 h</w:t>
      </w:r>
      <w:r w:rsidR="0026496A">
        <w:t>,</w:t>
      </w:r>
      <w:r w:rsidR="0045361F">
        <w:t xml:space="preserve"> and a similar </w:t>
      </w:r>
      <w:r w:rsidR="0026496A">
        <w:t xml:space="preserve">intermediate </w:t>
      </w:r>
      <w:r w:rsidR="0045361F">
        <w:lastRenderedPageBreak/>
        <w:t xml:space="preserve">growth rate was </w:t>
      </w:r>
      <w:r w:rsidR="0026496A">
        <w:t xml:space="preserve">also </w:t>
      </w:r>
      <w:r w:rsidR="0045361F">
        <w:t xml:space="preserve">measured </w:t>
      </w:r>
      <w:r w:rsidR="0045361F" w:rsidRPr="0045361F">
        <w:t>for FFA (µ</w:t>
      </w:r>
      <w:r w:rsidR="0045361F" w:rsidRPr="0045361F">
        <w:rPr>
          <w:vertAlign w:val="subscript"/>
        </w:rPr>
        <w:t>max</w:t>
      </w:r>
      <w:r w:rsidR="0045361F" w:rsidRPr="0045361F">
        <w:t xml:space="preserve"> = 0.40 ± 0.06 h</w:t>
      </w:r>
      <w:r w:rsidR="0045361F" w:rsidRPr="0045361F">
        <w:rPr>
          <w:vertAlign w:val="superscript"/>
        </w:rPr>
        <w:t>-1</w:t>
      </w:r>
      <w:r w:rsidR="0045361F" w:rsidRPr="0045361F">
        <w:t>)</w:t>
      </w:r>
      <w:r w:rsidR="00233D08" w:rsidRPr="0045361F">
        <w:t xml:space="preserve">. </w:t>
      </w:r>
      <w:r w:rsidR="0026496A">
        <w:t>Interestingly, a</w:t>
      </w:r>
      <w:r w:rsidRPr="0045361F">
        <w:t xml:space="preserve"> biphasic growth </w:t>
      </w:r>
      <w:r w:rsidR="00233D08" w:rsidRPr="0045361F">
        <w:t>was observed with THF</w:t>
      </w:r>
      <w:r w:rsidRPr="0045361F">
        <w:t xml:space="preserve">, with the </w:t>
      </w:r>
      <w:r w:rsidR="0045361F" w:rsidRPr="0045361F">
        <w:t>initial</w:t>
      </w:r>
      <w:r w:rsidRPr="0045361F">
        <w:t xml:space="preserve"> growth phase </w:t>
      </w:r>
      <w:r w:rsidR="006E5E26" w:rsidRPr="0045361F">
        <w:t>starting after</w:t>
      </w:r>
      <w:r w:rsidRPr="0045361F">
        <w:t xml:space="preserve"> </w:t>
      </w:r>
      <w:r w:rsidR="003C500B" w:rsidRPr="0045361F">
        <w:t xml:space="preserve">approx. </w:t>
      </w:r>
      <w:r w:rsidRPr="0045361F">
        <w:t>8</w:t>
      </w:r>
      <w:r w:rsidR="00745456" w:rsidRPr="0045361F">
        <w:t xml:space="preserve"> </w:t>
      </w:r>
      <w:r w:rsidRPr="0045361F">
        <w:t>h (µ</w:t>
      </w:r>
      <w:r w:rsidRPr="0045361F">
        <w:rPr>
          <w:vertAlign w:val="subscript"/>
        </w:rPr>
        <w:t>max</w:t>
      </w:r>
      <w:r w:rsidRPr="0045361F">
        <w:t xml:space="preserve"> = 0.</w:t>
      </w:r>
      <w:r w:rsidR="0045361F" w:rsidRPr="0045361F">
        <w:t>81</w:t>
      </w:r>
      <w:r w:rsidRPr="0045361F">
        <w:t xml:space="preserve"> ± 0.</w:t>
      </w:r>
      <w:r w:rsidR="0045361F" w:rsidRPr="0045361F">
        <w:t>12</w:t>
      </w:r>
      <w:r w:rsidRPr="0045361F">
        <w:t xml:space="preserve"> h</w:t>
      </w:r>
      <w:r w:rsidRPr="0045361F">
        <w:rPr>
          <w:vertAlign w:val="superscript"/>
        </w:rPr>
        <w:t>-1</w:t>
      </w:r>
      <w:r w:rsidR="004C4519" w:rsidRPr="0045361F">
        <w:t xml:space="preserve">) </w:t>
      </w:r>
      <w:r w:rsidR="006E5E26" w:rsidRPr="0045361F">
        <w:t xml:space="preserve">followed by </w:t>
      </w:r>
      <w:r w:rsidR="005A67A1" w:rsidRPr="0045361F">
        <w:t xml:space="preserve">a decrease of OD </w:t>
      </w:r>
      <w:r w:rsidR="004C4519" w:rsidRPr="0045361F">
        <w:t>possibly suggesting</w:t>
      </w:r>
      <w:r w:rsidR="005A67A1" w:rsidRPr="0045361F">
        <w:t xml:space="preserve"> lysis period. A</w:t>
      </w:r>
      <w:r w:rsidRPr="0045361F">
        <w:t xml:space="preserve"> second</w:t>
      </w:r>
      <w:r w:rsidR="0045361F" w:rsidRPr="0045361F">
        <w:t xml:space="preserve"> late</w:t>
      </w:r>
      <w:r w:rsidRPr="0045361F">
        <w:t xml:space="preserve"> growth phase</w:t>
      </w:r>
      <w:r w:rsidR="005A67A1" w:rsidRPr="0045361F">
        <w:t xml:space="preserve"> </w:t>
      </w:r>
      <w:r w:rsidR="0026496A">
        <w:t xml:space="preserve">in THF </w:t>
      </w:r>
      <w:r w:rsidR="005A67A1" w:rsidRPr="0045361F">
        <w:t xml:space="preserve">started after </w:t>
      </w:r>
      <w:r w:rsidR="003C500B" w:rsidRPr="0045361F">
        <w:t xml:space="preserve">approx. </w:t>
      </w:r>
      <w:r w:rsidR="005A67A1" w:rsidRPr="0045361F">
        <w:t>25 h</w:t>
      </w:r>
      <w:r w:rsidRPr="0045361F">
        <w:t xml:space="preserve"> (µ</w:t>
      </w:r>
      <w:r w:rsidRPr="0045361F">
        <w:rPr>
          <w:vertAlign w:val="subscript"/>
        </w:rPr>
        <w:t>max</w:t>
      </w:r>
      <w:r w:rsidRPr="0045361F">
        <w:t xml:space="preserve"> = 0.</w:t>
      </w:r>
      <w:r w:rsidR="0045361F" w:rsidRPr="0045361F">
        <w:t>29</w:t>
      </w:r>
      <w:r w:rsidRPr="0045361F">
        <w:t xml:space="preserve"> ± 0.1</w:t>
      </w:r>
      <w:r w:rsidR="0045361F" w:rsidRPr="0045361F">
        <w:t>1</w:t>
      </w:r>
      <w:r w:rsidRPr="0045361F">
        <w:t xml:space="preserve"> h</w:t>
      </w:r>
      <w:r w:rsidRPr="0045361F">
        <w:rPr>
          <w:vertAlign w:val="superscript"/>
        </w:rPr>
        <w:t>-1</w:t>
      </w:r>
      <w:r w:rsidR="005A67A1" w:rsidRPr="0045361F">
        <w:t>)</w:t>
      </w:r>
      <w:r w:rsidRPr="0045361F">
        <w:t xml:space="preserve">. </w:t>
      </w:r>
      <w:r w:rsidR="0045361F" w:rsidRPr="0045361F">
        <w:t>G</w:t>
      </w:r>
      <w:r w:rsidR="009949F7" w:rsidRPr="0045361F">
        <w:t xml:space="preserve">rowth in </w:t>
      </w:r>
      <w:r w:rsidR="0045361F" w:rsidRPr="0045361F">
        <w:t>f</w:t>
      </w:r>
      <w:r w:rsidRPr="0045361F">
        <w:t xml:space="preserve">olic acid </w:t>
      </w:r>
      <w:r w:rsidR="009949F7" w:rsidRPr="0045361F">
        <w:t>was not reproducible, and started</w:t>
      </w:r>
      <w:r w:rsidRPr="0045361F">
        <w:t xml:space="preserve"> only after 30 h </w:t>
      </w:r>
      <w:r w:rsidR="009949F7" w:rsidRPr="0045361F">
        <w:t xml:space="preserve">for two repeats </w:t>
      </w:r>
      <w:r w:rsidR="0045361F" w:rsidRPr="0045361F">
        <w:t>(µ</w:t>
      </w:r>
      <w:r w:rsidR="0045361F" w:rsidRPr="0045361F">
        <w:rPr>
          <w:vertAlign w:val="subscript"/>
        </w:rPr>
        <w:t>max</w:t>
      </w:r>
      <w:r w:rsidR="0045361F" w:rsidRPr="0045361F">
        <w:t xml:space="preserve"> = 0.06 ± 0.02 h</w:t>
      </w:r>
      <w:r w:rsidR="0045361F" w:rsidRPr="0045361F">
        <w:rPr>
          <w:vertAlign w:val="superscript"/>
        </w:rPr>
        <w:t>-1</w:t>
      </w:r>
      <w:r w:rsidR="0045361F" w:rsidRPr="0045361F">
        <w:t xml:space="preserve">) </w:t>
      </w:r>
      <w:r w:rsidR="009949F7" w:rsidRPr="0045361F">
        <w:t>whereas no growth was detected for the third one.</w:t>
      </w:r>
      <w:r w:rsidR="007F5F64" w:rsidRPr="0045361F">
        <w:t xml:space="preserve"> </w:t>
      </w:r>
      <w:r w:rsidR="00E92DAE" w:rsidRPr="001E6A6A">
        <w:t xml:space="preserve">The </w:t>
      </w:r>
      <w:r w:rsidR="001E6A6A" w:rsidRPr="001E6A6A">
        <w:t xml:space="preserve">growth with folate supplementation resulted in the production of </w:t>
      </w:r>
      <w:r w:rsidR="001E3D75" w:rsidRPr="001E6A6A">
        <w:t xml:space="preserve">mainly acetate and butyrate, </w:t>
      </w:r>
      <w:r w:rsidR="001E6A6A" w:rsidRPr="001E6A6A">
        <w:t xml:space="preserve">and an expected low lactate concentration, </w:t>
      </w:r>
      <w:r w:rsidR="001E3D75" w:rsidRPr="001E6A6A">
        <w:t xml:space="preserve">and was similar in all folate treatments after 70 h incubation </w:t>
      </w:r>
      <w:r w:rsidR="004C4519" w:rsidRPr="001E6A6A">
        <w:rPr>
          <w:color w:val="000000" w:themeColor="text1"/>
        </w:rPr>
        <w:t>(</w:t>
      </w:r>
      <w:r w:rsidR="004C4519" w:rsidRPr="001E6A6A">
        <w:rPr>
          <w:b/>
          <w:bCs/>
          <w:color w:val="000000" w:themeColor="text1"/>
        </w:rPr>
        <w:t>Supplementary Figure S3</w:t>
      </w:r>
      <w:r w:rsidR="006F3537" w:rsidRPr="001E6A6A">
        <w:rPr>
          <w:b/>
          <w:bCs/>
          <w:color w:val="000000" w:themeColor="text1"/>
        </w:rPr>
        <w:t>).</w:t>
      </w:r>
    </w:p>
    <w:p w14:paraId="5D41D22C" w14:textId="399C0315" w:rsidR="00146753" w:rsidRPr="00904F9B" w:rsidRDefault="001E3D75" w:rsidP="00912A05">
      <w:pPr>
        <w:snapToGrid w:val="0"/>
        <w:spacing w:before="120" w:after="120" w:line="480" w:lineRule="auto"/>
        <w:contextualSpacing/>
        <w:jc w:val="both"/>
        <w:rPr>
          <w:rFonts w:cstheme="minorHAnsi"/>
        </w:rPr>
        <w:pPrChange w:id="144" w:author="Kundra  Palni" w:date="2024-09-03T11:50:00Z" w16du:dateUtc="2024-09-03T09:50:00Z">
          <w:pPr>
            <w:snapToGrid w:val="0"/>
            <w:spacing w:line="480" w:lineRule="auto"/>
            <w:jc w:val="both"/>
          </w:pPr>
        </w:pPrChange>
      </w:pPr>
      <w:r>
        <w:rPr>
          <w:rFonts w:cstheme="minorHAnsi"/>
        </w:rPr>
        <w:t>T</w:t>
      </w:r>
      <w:r w:rsidR="00C45307">
        <w:rPr>
          <w:rFonts w:cstheme="minorHAnsi"/>
        </w:rPr>
        <w:t xml:space="preserve">o evaluate whether </w:t>
      </w:r>
      <w:r>
        <w:rPr>
          <w:rFonts w:cstheme="minorHAnsi"/>
        </w:rPr>
        <w:t xml:space="preserve">folic acid was limiting in the tested medium, </w:t>
      </w:r>
      <w:r w:rsidR="00C45307">
        <w:rPr>
          <w:rFonts w:cstheme="minorHAnsi"/>
        </w:rPr>
        <w:t xml:space="preserve"> </w:t>
      </w:r>
      <w:r w:rsidR="00146753" w:rsidRPr="00904F9B">
        <w:rPr>
          <w:rFonts w:cstheme="minorHAnsi"/>
        </w:rPr>
        <w:t>the</w:t>
      </w:r>
      <w:r w:rsidR="005A67A1">
        <w:rPr>
          <w:rFonts w:cstheme="minorHAnsi"/>
        </w:rPr>
        <w:t xml:space="preserve"> effect of </w:t>
      </w:r>
      <w:r w:rsidR="005A67A1" w:rsidRPr="00904F9B">
        <w:rPr>
          <w:rFonts w:cstheme="minorHAnsi"/>
        </w:rPr>
        <w:t xml:space="preserve">different doses of folic acid </w:t>
      </w:r>
      <w:r w:rsidR="005A67A1">
        <w:rPr>
          <w:rFonts w:cstheme="minorHAnsi"/>
        </w:rPr>
        <w:t xml:space="preserve">(0 to 200 </w:t>
      </w:r>
      <w:r w:rsidR="005A67A1" w:rsidRPr="00452AB3">
        <w:rPr>
          <w:rFonts w:cstheme="minorHAnsi"/>
        </w:rPr>
        <w:t>µg/l</w:t>
      </w:r>
      <w:r w:rsidR="005A67A1">
        <w:rPr>
          <w:rFonts w:cstheme="minorHAnsi"/>
        </w:rPr>
        <w:t>)</w:t>
      </w:r>
      <w:r>
        <w:rPr>
          <w:rFonts w:cstheme="minorHAnsi"/>
        </w:rPr>
        <w:t xml:space="preserve"> was </w:t>
      </w:r>
      <w:r w:rsidR="0051637C">
        <w:rPr>
          <w:rFonts w:cstheme="minorHAnsi"/>
        </w:rPr>
        <w:t xml:space="preserve">then </w:t>
      </w:r>
      <w:r>
        <w:rPr>
          <w:rFonts w:cstheme="minorHAnsi"/>
        </w:rPr>
        <w:t>tested</w:t>
      </w:r>
      <w:r w:rsidR="005A67A1">
        <w:rPr>
          <w:rFonts w:cstheme="minorHAnsi"/>
        </w:rPr>
        <w:t xml:space="preserve"> on the</w:t>
      </w:r>
      <w:r w:rsidR="00146753" w:rsidRPr="00904F9B">
        <w:rPr>
          <w:rFonts w:cstheme="minorHAnsi"/>
        </w:rPr>
        <w:t xml:space="preserve"> growth of </w:t>
      </w:r>
      <w:r w:rsidR="00146753" w:rsidRPr="00904F9B">
        <w:rPr>
          <w:rFonts w:cstheme="minorHAnsi"/>
          <w:i/>
          <w:iCs/>
        </w:rPr>
        <w:t>R. intestinalis</w:t>
      </w:r>
      <w:r w:rsidR="00146753" w:rsidRPr="00904F9B">
        <w:rPr>
          <w:rFonts w:cstheme="minorHAnsi"/>
        </w:rPr>
        <w:t xml:space="preserve"> L1-82</w:t>
      </w:r>
      <w:r w:rsidR="00146753">
        <w:rPr>
          <w:rFonts w:cstheme="minorHAnsi"/>
        </w:rPr>
        <w:t xml:space="preserve">. </w:t>
      </w:r>
      <w:r w:rsidR="00261F8E">
        <w:rPr>
          <w:rFonts w:cstheme="minorHAnsi"/>
        </w:rPr>
        <w:t xml:space="preserve">We observed that </w:t>
      </w:r>
      <w:r w:rsidR="00146753">
        <w:rPr>
          <w:rFonts w:cstheme="minorHAnsi"/>
        </w:rPr>
        <w:t>g</w:t>
      </w:r>
      <w:r w:rsidR="00146753" w:rsidRPr="00904F9B">
        <w:rPr>
          <w:rFonts w:cstheme="minorHAnsi"/>
        </w:rPr>
        <w:t xml:space="preserve">rowth </w:t>
      </w:r>
      <w:r w:rsidR="00146753">
        <w:rPr>
          <w:rFonts w:cstheme="minorHAnsi"/>
        </w:rPr>
        <w:t xml:space="preserve">was </w:t>
      </w:r>
      <w:r w:rsidR="00261F8E">
        <w:rPr>
          <w:rFonts w:cstheme="minorHAnsi"/>
        </w:rPr>
        <w:t xml:space="preserve">strongly dependent on the </w:t>
      </w:r>
      <w:r w:rsidR="005A67A1">
        <w:rPr>
          <w:rFonts w:cstheme="minorHAnsi"/>
        </w:rPr>
        <w:t>dose, with the highest</w:t>
      </w:r>
      <w:r w:rsidR="00146753" w:rsidRPr="00904F9B">
        <w:rPr>
          <w:rFonts w:cstheme="minorHAnsi"/>
        </w:rPr>
        <w:t xml:space="preserve"> </w:t>
      </w:r>
      <w:r w:rsidR="001E5146" w:rsidRPr="001E5146">
        <w:rPr>
          <w:rFonts w:cstheme="minorHAnsi"/>
        </w:rPr>
        <w:t>µ</w:t>
      </w:r>
      <w:r w:rsidR="001E5146" w:rsidRPr="001E5146">
        <w:rPr>
          <w:rFonts w:cstheme="minorHAnsi"/>
          <w:vertAlign w:val="subscript"/>
        </w:rPr>
        <w:t>max</w:t>
      </w:r>
      <w:r w:rsidR="0051637C">
        <w:rPr>
          <w:rFonts w:cstheme="minorHAnsi"/>
          <w:vertAlign w:val="subscript"/>
        </w:rPr>
        <w:t xml:space="preserve"> </w:t>
      </w:r>
      <w:r w:rsidR="00261F8E">
        <w:rPr>
          <w:rFonts w:cstheme="minorHAnsi"/>
        </w:rPr>
        <w:t>and OD</w:t>
      </w:r>
      <w:r w:rsidR="00261F8E" w:rsidRPr="003F19A7">
        <w:rPr>
          <w:rFonts w:cstheme="minorHAnsi"/>
          <w:vertAlign w:val="subscript"/>
        </w:rPr>
        <w:t>max</w:t>
      </w:r>
      <w:r w:rsidR="00261F8E">
        <w:rPr>
          <w:rFonts w:cstheme="minorHAnsi"/>
        </w:rPr>
        <w:t xml:space="preserve"> and the shortest lag time </w:t>
      </w:r>
      <w:r w:rsidR="005A67A1">
        <w:rPr>
          <w:rFonts w:cstheme="minorHAnsi"/>
        </w:rPr>
        <w:t xml:space="preserve">measured </w:t>
      </w:r>
      <w:r w:rsidR="00261F8E">
        <w:rPr>
          <w:rFonts w:cstheme="minorHAnsi"/>
        </w:rPr>
        <w:t>for</w:t>
      </w:r>
      <w:r w:rsidR="00261F8E" w:rsidRPr="00904F9B">
        <w:rPr>
          <w:rFonts w:cstheme="minorHAnsi"/>
        </w:rPr>
        <w:t xml:space="preserve"> </w:t>
      </w:r>
      <w:r w:rsidR="00261F8E">
        <w:rPr>
          <w:rFonts w:cstheme="minorHAnsi"/>
        </w:rPr>
        <w:t xml:space="preserve">the highest tested level of </w:t>
      </w:r>
      <w:r w:rsidR="00146753" w:rsidRPr="00904F9B">
        <w:rPr>
          <w:rFonts w:cstheme="minorHAnsi"/>
        </w:rPr>
        <w:t>200 µg/l</w:t>
      </w:r>
      <w:r w:rsidR="005A67A1">
        <w:rPr>
          <w:rFonts w:cstheme="minorHAnsi"/>
        </w:rPr>
        <w:t xml:space="preserve"> </w:t>
      </w:r>
      <w:r w:rsidR="0051637C">
        <w:rPr>
          <w:rFonts w:cstheme="minorHAnsi"/>
        </w:rPr>
        <w:t xml:space="preserve">of </w:t>
      </w:r>
      <w:r w:rsidR="005A67A1">
        <w:rPr>
          <w:rFonts w:cstheme="minorHAnsi"/>
        </w:rPr>
        <w:t>folic acid</w:t>
      </w:r>
      <w:r w:rsidR="00146753" w:rsidRPr="00904F9B">
        <w:rPr>
          <w:rFonts w:cstheme="minorHAnsi"/>
        </w:rPr>
        <w:t xml:space="preserve"> (</w:t>
      </w:r>
      <w:r w:rsidR="00146753" w:rsidRPr="00904F9B">
        <w:rPr>
          <w:rFonts w:cstheme="minorHAnsi"/>
          <w:b/>
          <w:bCs/>
        </w:rPr>
        <w:t>Figure 3</w:t>
      </w:r>
      <w:r w:rsidR="00345CD6">
        <w:rPr>
          <w:rFonts w:cstheme="minorHAnsi"/>
          <w:b/>
          <w:bCs/>
        </w:rPr>
        <w:t xml:space="preserve"> </w:t>
      </w:r>
      <w:r w:rsidR="00345CD6" w:rsidRPr="00D07FD2">
        <w:rPr>
          <w:rFonts w:cstheme="minorHAnsi"/>
        </w:rPr>
        <w:t>and</w:t>
      </w:r>
      <w:r w:rsidR="00345CD6">
        <w:rPr>
          <w:rFonts w:cstheme="minorHAnsi"/>
          <w:b/>
          <w:bCs/>
        </w:rPr>
        <w:t xml:space="preserve"> </w:t>
      </w:r>
      <w:r w:rsidR="001041E3">
        <w:rPr>
          <w:rFonts w:cstheme="minorHAnsi"/>
          <w:b/>
          <w:bCs/>
        </w:rPr>
        <w:t>S</w:t>
      </w:r>
      <w:r w:rsidR="00345CD6" w:rsidRPr="00C85E8A">
        <w:rPr>
          <w:rFonts w:cstheme="minorHAnsi"/>
          <w:b/>
          <w:bCs/>
        </w:rPr>
        <w:t xml:space="preserve">upplementary </w:t>
      </w:r>
      <w:r w:rsidR="00D33608" w:rsidRPr="00C85E8A">
        <w:rPr>
          <w:rFonts w:cstheme="minorHAnsi"/>
          <w:b/>
          <w:bCs/>
        </w:rPr>
        <w:t xml:space="preserve">Figure </w:t>
      </w:r>
      <w:r w:rsidR="00C85E8A">
        <w:rPr>
          <w:rFonts w:cstheme="minorHAnsi"/>
          <w:b/>
          <w:bCs/>
        </w:rPr>
        <w:t>S</w:t>
      </w:r>
      <w:r w:rsidR="00D33608" w:rsidRPr="00C85E8A">
        <w:rPr>
          <w:rFonts w:cstheme="minorHAnsi"/>
          <w:b/>
          <w:bCs/>
        </w:rPr>
        <w:t>4</w:t>
      </w:r>
      <w:r w:rsidR="00146753" w:rsidRPr="00C85E8A">
        <w:rPr>
          <w:rFonts w:cstheme="minorHAnsi"/>
          <w:b/>
          <w:bCs/>
        </w:rPr>
        <w:t>)</w:t>
      </w:r>
      <w:r w:rsidR="00146753" w:rsidRPr="00C85E8A">
        <w:rPr>
          <w:rFonts w:cstheme="minorHAnsi"/>
        </w:rPr>
        <w:t>.</w:t>
      </w:r>
    </w:p>
    <w:p w14:paraId="75BFECFC" w14:textId="45550225" w:rsidR="00B621F6" w:rsidRPr="00B621F6" w:rsidRDefault="00146753" w:rsidP="00912A05">
      <w:pPr>
        <w:pStyle w:val="Heading3"/>
        <w:snapToGrid w:val="0"/>
        <w:spacing w:line="480" w:lineRule="auto"/>
        <w:contextualSpacing/>
        <w:rPr>
          <w:rFonts w:ascii="Times New Roman" w:hAnsi="Times New Roman" w:cs="Times New Roman"/>
          <w:b w:val="0"/>
          <w:bCs/>
        </w:rPr>
        <w:pPrChange w:id="145" w:author="Kundra  Palni" w:date="2024-09-03T11:50:00Z" w16du:dateUtc="2024-09-03T09:50:00Z">
          <w:pPr>
            <w:pStyle w:val="Heading3"/>
            <w:snapToGrid w:val="0"/>
            <w:spacing w:line="480" w:lineRule="auto"/>
          </w:pPr>
        </w:pPrChange>
      </w:pPr>
      <w:r w:rsidRPr="00A44AB1">
        <w:rPr>
          <w:rFonts w:ascii="Times New Roman" w:hAnsi="Times New Roman" w:cs="Times New Roman"/>
          <w:b w:val="0"/>
          <w:bCs/>
        </w:rPr>
        <w:lastRenderedPageBreak/>
        <w:t>Overall, our results confirmed that the natural</w:t>
      </w:r>
      <w:r w:rsidR="008D0EB8" w:rsidRPr="00A44AB1">
        <w:rPr>
          <w:rFonts w:ascii="Times New Roman" w:hAnsi="Times New Roman" w:cs="Times New Roman"/>
          <w:b w:val="0"/>
          <w:bCs/>
        </w:rPr>
        <w:t xml:space="preserve"> folate</w:t>
      </w:r>
      <w:r w:rsidRPr="00A44AB1">
        <w:rPr>
          <w:rFonts w:ascii="Times New Roman" w:hAnsi="Times New Roman" w:cs="Times New Roman"/>
          <w:b w:val="0"/>
          <w:bCs/>
        </w:rPr>
        <w:t xml:space="preserve"> forms</w:t>
      </w:r>
      <w:r w:rsidR="008D0EB8" w:rsidRPr="00A44AB1">
        <w:rPr>
          <w:rFonts w:ascii="Times New Roman" w:hAnsi="Times New Roman" w:cs="Times New Roman"/>
          <w:b w:val="0"/>
          <w:bCs/>
        </w:rPr>
        <w:t xml:space="preserve">, </w:t>
      </w:r>
      <w:r w:rsidRPr="00A44AB1">
        <w:rPr>
          <w:rFonts w:ascii="Times New Roman" w:hAnsi="Times New Roman" w:cs="Times New Roman"/>
          <w:b w:val="0"/>
          <w:bCs/>
        </w:rPr>
        <w:t xml:space="preserve">particularly M-THF and F-THF, </w:t>
      </w:r>
      <w:r w:rsidR="00AC3882" w:rsidRPr="00A44AB1">
        <w:rPr>
          <w:rFonts w:ascii="Times New Roman" w:hAnsi="Times New Roman" w:cs="Times New Roman"/>
          <w:b w:val="0"/>
          <w:bCs/>
        </w:rPr>
        <w:t xml:space="preserve">strongly </w:t>
      </w:r>
      <w:r w:rsidRPr="00A44AB1">
        <w:rPr>
          <w:rFonts w:ascii="Times New Roman" w:hAnsi="Times New Roman" w:cs="Times New Roman"/>
          <w:b w:val="0"/>
          <w:bCs/>
        </w:rPr>
        <w:t>promote</w:t>
      </w:r>
      <w:r w:rsidR="00AC3882" w:rsidRPr="00A44AB1">
        <w:rPr>
          <w:rFonts w:ascii="Times New Roman" w:hAnsi="Times New Roman" w:cs="Times New Roman"/>
          <w:b w:val="0"/>
          <w:bCs/>
        </w:rPr>
        <w:t>d</w:t>
      </w:r>
      <w:r w:rsidRPr="00A44AB1">
        <w:rPr>
          <w:rFonts w:ascii="Times New Roman" w:hAnsi="Times New Roman" w:cs="Times New Roman"/>
          <w:b w:val="0"/>
          <w:bCs/>
        </w:rPr>
        <w:t xml:space="preserve"> the growth of </w:t>
      </w:r>
      <w:r w:rsidRPr="00A44AB1">
        <w:rPr>
          <w:rFonts w:ascii="Times New Roman" w:hAnsi="Times New Roman" w:cs="Times New Roman"/>
          <w:b w:val="0"/>
          <w:bCs/>
          <w:i/>
          <w:iCs/>
        </w:rPr>
        <w:t>R. intestinalis</w:t>
      </w:r>
      <w:r w:rsidRPr="00A44AB1">
        <w:rPr>
          <w:rFonts w:ascii="Times New Roman" w:hAnsi="Times New Roman" w:cs="Times New Roman"/>
          <w:b w:val="0"/>
          <w:bCs/>
        </w:rPr>
        <w:t xml:space="preserve"> L1-82</w:t>
      </w:r>
      <w:r w:rsidR="00AC3882" w:rsidRPr="00A44AB1">
        <w:rPr>
          <w:rFonts w:ascii="Times New Roman" w:hAnsi="Times New Roman" w:cs="Times New Roman"/>
          <w:b w:val="0"/>
          <w:bCs/>
        </w:rPr>
        <w:t xml:space="preserve">. </w:t>
      </w:r>
      <w:r w:rsidR="0051637C" w:rsidRPr="00A44AB1">
        <w:rPr>
          <w:rFonts w:ascii="Times New Roman" w:hAnsi="Times New Roman" w:cs="Times New Roman"/>
          <w:b w:val="0"/>
          <w:bCs/>
        </w:rPr>
        <w:t>On the contrary, f</w:t>
      </w:r>
      <w:r w:rsidRPr="00A44AB1">
        <w:rPr>
          <w:rFonts w:ascii="Times New Roman" w:hAnsi="Times New Roman" w:cs="Times New Roman"/>
          <w:b w:val="0"/>
          <w:bCs/>
        </w:rPr>
        <w:t>olic acid</w:t>
      </w:r>
      <w:r w:rsidR="00AC3882" w:rsidRPr="00A44AB1">
        <w:rPr>
          <w:rFonts w:ascii="Times New Roman" w:hAnsi="Times New Roman" w:cs="Times New Roman"/>
          <w:b w:val="0"/>
          <w:bCs/>
        </w:rPr>
        <w:t xml:space="preserve"> exhibited a dose dependent effect and </w:t>
      </w:r>
      <w:r w:rsidR="0051637C" w:rsidRPr="00A44AB1">
        <w:rPr>
          <w:rFonts w:ascii="Times New Roman" w:hAnsi="Times New Roman" w:cs="Times New Roman"/>
          <w:b w:val="0"/>
          <w:bCs/>
        </w:rPr>
        <w:t xml:space="preserve">a </w:t>
      </w:r>
      <w:r w:rsidR="00AC3882" w:rsidRPr="00A44AB1">
        <w:rPr>
          <w:rFonts w:ascii="Times New Roman" w:hAnsi="Times New Roman" w:cs="Times New Roman"/>
          <w:b w:val="0"/>
          <w:bCs/>
        </w:rPr>
        <w:t>high variability</w:t>
      </w:r>
      <w:r w:rsidR="004F6CE0" w:rsidRPr="00A44AB1">
        <w:rPr>
          <w:rFonts w:ascii="Times New Roman" w:hAnsi="Times New Roman" w:cs="Times New Roman"/>
          <w:b w:val="0"/>
          <w:bCs/>
        </w:rPr>
        <w:t xml:space="preserve">. This underscores the potential benefits of utilizing natural folate forms for fostering </w:t>
      </w:r>
      <w:r w:rsidR="004B5F4C" w:rsidRPr="00A44AB1">
        <w:rPr>
          <w:rFonts w:ascii="Times New Roman" w:hAnsi="Times New Roman" w:cs="Times New Roman"/>
          <w:b w:val="0"/>
          <w:bCs/>
          <w:i/>
          <w:iCs/>
        </w:rPr>
        <w:t>R. intestinalis</w:t>
      </w:r>
      <w:r w:rsidR="004B5F4C" w:rsidRPr="00A44AB1">
        <w:rPr>
          <w:rFonts w:ascii="Times New Roman" w:hAnsi="Times New Roman" w:cs="Times New Roman"/>
          <w:b w:val="0"/>
          <w:bCs/>
        </w:rPr>
        <w:t xml:space="preserve"> </w:t>
      </w:r>
      <w:r w:rsidR="00C16E19" w:rsidRPr="00A44AB1">
        <w:rPr>
          <w:rFonts w:ascii="Times New Roman" w:hAnsi="Times New Roman" w:cs="Times New Roman"/>
          <w:b w:val="0"/>
          <w:bCs/>
        </w:rPr>
        <w:t>growth</w:t>
      </w:r>
      <w:r w:rsidR="004B5F4C" w:rsidRPr="00A44AB1">
        <w:rPr>
          <w:rFonts w:ascii="Times New Roman" w:hAnsi="Times New Roman" w:cs="Times New Roman"/>
          <w:b w:val="0"/>
          <w:bCs/>
        </w:rPr>
        <w:t>.</w:t>
      </w:r>
    </w:p>
    <w:p w14:paraId="73CC93D9" w14:textId="6A25C32F" w:rsidR="00B621F6" w:rsidRDefault="00B621F6" w:rsidP="00912A05">
      <w:pPr>
        <w:spacing w:before="120" w:after="120" w:line="480" w:lineRule="auto"/>
        <w:contextualSpacing/>
        <w:rPr>
          <w:lang w:eastAsia="en-US"/>
        </w:rPr>
        <w:pPrChange w:id="146" w:author="Kundra  Palni" w:date="2024-09-03T11:50:00Z" w16du:dateUtc="2024-09-03T09:50:00Z">
          <w:pPr>
            <w:spacing w:line="480" w:lineRule="auto"/>
          </w:pPr>
        </w:pPrChange>
      </w:pPr>
      <w:r>
        <w:rPr>
          <w:noProof/>
          <w:lang w:eastAsia="en-US"/>
          <w14:ligatures w14:val="standardContextual"/>
        </w:rPr>
        <w:drawing>
          <wp:inline distT="0" distB="0" distL="0" distR="0" wp14:anchorId="45BDCB33" wp14:editId="11417E04">
            <wp:extent cx="5972810" cy="4161790"/>
            <wp:effectExtent l="0" t="0" r="0" b="3810"/>
            <wp:docPr id="638747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47620" name="Picture 638747620"/>
                    <pic:cNvPicPr/>
                  </pic:nvPicPr>
                  <pic:blipFill>
                    <a:blip r:embed="rId11">
                      <a:extLst>
                        <a:ext uri="{28A0092B-C50C-407E-A947-70E740481C1C}">
                          <a14:useLocalDpi xmlns:a14="http://schemas.microsoft.com/office/drawing/2010/main" val="0"/>
                        </a:ext>
                      </a:extLst>
                    </a:blip>
                    <a:stretch>
                      <a:fillRect/>
                    </a:stretch>
                  </pic:blipFill>
                  <pic:spPr>
                    <a:xfrm>
                      <a:off x="0" y="0"/>
                      <a:ext cx="5972810" cy="4161790"/>
                    </a:xfrm>
                    <a:prstGeom prst="rect">
                      <a:avLst/>
                    </a:prstGeom>
                  </pic:spPr>
                </pic:pic>
              </a:graphicData>
            </a:graphic>
          </wp:inline>
        </w:drawing>
      </w:r>
    </w:p>
    <w:p w14:paraId="3A86B91D" w14:textId="4FD3DDC6" w:rsidR="00B621F6" w:rsidRDefault="00B621F6" w:rsidP="00912A05">
      <w:pPr>
        <w:snapToGrid w:val="0"/>
        <w:spacing w:before="120" w:after="120" w:line="480" w:lineRule="auto"/>
        <w:contextualSpacing/>
        <w:jc w:val="both"/>
        <w:rPr>
          <w:rFonts w:cstheme="minorHAnsi"/>
        </w:rPr>
        <w:pPrChange w:id="147" w:author="Kundra  Palni" w:date="2024-09-03T11:50:00Z" w16du:dateUtc="2024-09-03T09:50:00Z">
          <w:pPr>
            <w:snapToGrid w:val="0"/>
            <w:spacing w:line="480" w:lineRule="auto"/>
            <w:jc w:val="both"/>
          </w:pPr>
        </w:pPrChange>
      </w:pPr>
      <w:r w:rsidRPr="005F7A9D">
        <w:rPr>
          <w:b/>
          <w:bCs/>
          <w:u w:val="single"/>
        </w:rPr>
        <w:t>Figure 2:</w:t>
      </w:r>
      <w:r w:rsidRPr="005F7A9D">
        <w:rPr>
          <w:b/>
          <w:bCs/>
        </w:rPr>
        <w:t xml:space="preserve"> Growth kinetics of </w:t>
      </w:r>
      <w:r w:rsidRPr="005F7A9D">
        <w:rPr>
          <w:b/>
          <w:bCs/>
          <w:i/>
          <w:iCs/>
        </w:rPr>
        <w:t>R. intestinalis</w:t>
      </w:r>
      <w:r w:rsidRPr="005F7A9D">
        <w:rPr>
          <w:b/>
          <w:bCs/>
        </w:rPr>
        <w:t xml:space="preserve"> L1-82 with different folate forms</w:t>
      </w:r>
      <w:r w:rsidRPr="005F7A9D">
        <w:t>. A. Growth profiles for three biological replicate RI1, RI2 and RI3 (each with two technical replicate). The OD at 600 nm was measured every 20 min during 70 h of incubation. F-THF = formyl-tetrahydrofolate, M-THF = methyl-tetrahydrofolate, THF = tetrahydrofolate, FFA= 10-formylfolic acid, No B9 = without added folate. B. Maximum growth rates (µ</w:t>
      </w:r>
      <w:r w:rsidRPr="005F7A9D">
        <w:rPr>
          <w:vertAlign w:val="subscript"/>
        </w:rPr>
        <w:t>max</w:t>
      </w:r>
      <w:r w:rsidRPr="005F7A9D">
        <w:t>, h</w:t>
      </w:r>
      <w:r w:rsidRPr="005F7A9D">
        <w:rPr>
          <w:vertAlign w:val="superscript"/>
        </w:rPr>
        <w:t>-1</w:t>
      </w:r>
      <w:r w:rsidRPr="005F7A9D">
        <w:t xml:space="preserve">) calculated from the exponential growth period of biological replicates. Mean represents an average of three biological replicates and standard deviation. NA, not analyzed. Different letters indicate significant differences between the </w:t>
      </w:r>
      <w:r w:rsidRPr="005F7A9D">
        <w:lastRenderedPageBreak/>
        <w:sym w:font="Symbol" w:char="F06D"/>
      </w:r>
      <w:r w:rsidRPr="005F7A9D">
        <w:rPr>
          <w:vertAlign w:val="subscript"/>
        </w:rPr>
        <w:t xml:space="preserve">max </w:t>
      </w:r>
      <w:r w:rsidRPr="005F7A9D">
        <w:t xml:space="preserve">of different folate forms calculated by one-way ANOVA and Tukey’s multiple comparison test (p &lt; 0.05). </w:t>
      </w:r>
    </w:p>
    <w:p w14:paraId="76CED09B" w14:textId="77777777" w:rsidR="00B621F6" w:rsidRDefault="00B621F6" w:rsidP="00912A05">
      <w:pPr>
        <w:snapToGrid w:val="0"/>
        <w:spacing w:before="120" w:after="120" w:line="480" w:lineRule="auto"/>
        <w:contextualSpacing/>
        <w:jc w:val="both"/>
        <w:rPr>
          <w:rFonts w:cstheme="minorHAnsi"/>
        </w:rPr>
        <w:pPrChange w:id="148" w:author="Kundra  Palni" w:date="2024-09-03T11:50:00Z" w16du:dateUtc="2024-09-03T09:50:00Z">
          <w:pPr>
            <w:snapToGrid w:val="0"/>
            <w:spacing w:line="480" w:lineRule="auto"/>
            <w:jc w:val="both"/>
          </w:pPr>
        </w:pPrChange>
      </w:pPr>
    </w:p>
    <w:p w14:paraId="5E4ADF81" w14:textId="00217140" w:rsidR="00B621F6" w:rsidRPr="00B621F6" w:rsidRDefault="00B621F6" w:rsidP="00912A05">
      <w:pPr>
        <w:snapToGrid w:val="0"/>
        <w:spacing w:before="120" w:after="120" w:line="480" w:lineRule="auto"/>
        <w:contextualSpacing/>
        <w:jc w:val="both"/>
        <w:rPr>
          <w:rFonts w:cstheme="minorHAnsi"/>
        </w:rPr>
        <w:pPrChange w:id="149" w:author="Kundra  Palni" w:date="2024-09-03T11:50:00Z" w16du:dateUtc="2024-09-03T09:50:00Z">
          <w:pPr>
            <w:snapToGrid w:val="0"/>
            <w:spacing w:line="480" w:lineRule="auto"/>
            <w:jc w:val="both"/>
          </w:pPr>
        </w:pPrChange>
      </w:pPr>
      <w:r>
        <w:rPr>
          <w:rFonts w:cstheme="minorHAnsi"/>
          <w:noProof/>
          <w14:ligatures w14:val="standardContextual"/>
        </w:rPr>
        <w:drawing>
          <wp:inline distT="0" distB="0" distL="0" distR="0" wp14:anchorId="1E025614" wp14:editId="00A944F2">
            <wp:extent cx="5972810" cy="1692910"/>
            <wp:effectExtent l="0" t="0" r="0" b="0"/>
            <wp:docPr id="1282918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18119" name="Picture 1282918119"/>
                    <pic:cNvPicPr/>
                  </pic:nvPicPr>
                  <pic:blipFill>
                    <a:blip r:embed="rId12">
                      <a:extLst>
                        <a:ext uri="{28A0092B-C50C-407E-A947-70E740481C1C}">
                          <a14:useLocalDpi xmlns:a14="http://schemas.microsoft.com/office/drawing/2010/main" val="0"/>
                        </a:ext>
                      </a:extLst>
                    </a:blip>
                    <a:stretch>
                      <a:fillRect/>
                    </a:stretch>
                  </pic:blipFill>
                  <pic:spPr>
                    <a:xfrm>
                      <a:off x="0" y="0"/>
                      <a:ext cx="5972810" cy="1692910"/>
                    </a:xfrm>
                    <a:prstGeom prst="rect">
                      <a:avLst/>
                    </a:prstGeom>
                  </pic:spPr>
                </pic:pic>
              </a:graphicData>
            </a:graphic>
          </wp:inline>
        </w:drawing>
      </w:r>
    </w:p>
    <w:p w14:paraId="29579ADF" w14:textId="77777777" w:rsidR="00B621F6" w:rsidRPr="005F7A9D" w:rsidRDefault="00B621F6" w:rsidP="00912A05">
      <w:pPr>
        <w:snapToGrid w:val="0"/>
        <w:spacing w:before="120" w:after="120" w:line="480" w:lineRule="auto"/>
        <w:contextualSpacing/>
        <w:jc w:val="both"/>
        <w:rPr>
          <w:rFonts w:cstheme="minorHAnsi"/>
        </w:rPr>
        <w:pPrChange w:id="150" w:author="Kundra  Palni" w:date="2024-09-03T11:50:00Z" w16du:dateUtc="2024-09-03T09:50:00Z">
          <w:pPr>
            <w:snapToGrid w:val="0"/>
            <w:spacing w:line="480" w:lineRule="auto"/>
            <w:jc w:val="both"/>
          </w:pPr>
        </w:pPrChange>
      </w:pPr>
      <w:r w:rsidRPr="005F7A9D">
        <w:rPr>
          <w:b/>
          <w:bCs/>
          <w:u w:val="single"/>
        </w:rPr>
        <w:t>Figure 3</w:t>
      </w:r>
      <w:bookmarkStart w:id="151" w:name="_Hlk158221219"/>
      <w:r w:rsidRPr="005F7A9D">
        <w:rPr>
          <w:b/>
          <w:bCs/>
          <w:u w:val="single"/>
        </w:rPr>
        <w:t>.</w:t>
      </w:r>
      <w:r w:rsidRPr="005F7A9D">
        <w:rPr>
          <w:b/>
          <w:bCs/>
        </w:rPr>
        <w:t xml:space="preserve"> Growth curves of </w:t>
      </w:r>
      <w:r w:rsidRPr="005F7A9D">
        <w:rPr>
          <w:b/>
          <w:bCs/>
          <w:i/>
          <w:iCs/>
        </w:rPr>
        <w:t>R. intestinalis</w:t>
      </w:r>
      <w:r w:rsidRPr="005F7A9D">
        <w:rPr>
          <w:b/>
          <w:bCs/>
        </w:rPr>
        <w:t xml:space="preserve"> L1-82 with different doses</w:t>
      </w:r>
      <w:r w:rsidRPr="005F7A9D">
        <w:t xml:space="preserve"> </w:t>
      </w:r>
      <w:r w:rsidRPr="005F7A9D">
        <w:rPr>
          <w:b/>
          <w:bCs/>
        </w:rPr>
        <w:t>of folic acid (µg/l)</w:t>
      </w:r>
      <w:r w:rsidRPr="005F7A9D">
        <w:t>. For each dose, the average of three technical replicates is plotted from 0 to 70 h growth for biological replicate (A) RI1, and (B) RI2. The OD at 600 nm was measured automatically every 20 minutes during 70 h.</w:t>
      </w:r>
    </w:p>
    <w:bookmarkEnd w:id="151"/>
    <w:p w14:paraId="50FB7D9F" w14:textId="77777777" w:rsidR="00B621F6" w:rsidRPr="00B621F6" w:rsidRDefault="00B621F6" w:rsidP="00912A05">
      <w:pPr>
        <w:spacing w:before="120" w:after="120" w:line="480" w:lineRule="auto"/>
        <w:contextualSpacing/>
        <w:rPr>
          <w:lang w:eastAsia="en-US"/>
        </w:rPr>
        <w:pPrChange w:id="152" w:author="Kundra  Palni" w:date="2024-09-03T11:50:00Z" w16du:dateUtc="2024-09-03T09:50:00Z">
          <w:pPr>
            <w:spacing w:line="480" w:lineRule="auto"/>
          </w:pPr>
        </w:pPrChange>
      </w:pPr>
    </w:p>
    <w:p w14:paraId="04608845" w14:textId="77777777" w:rsidR="00146753" w:rsidRPr="00315B4F" w:rsidRDefault="00146753" w:rsidP="00912A05">
      <w:pPr>
        <w:pStyle w:val="Heading3"/>
        <w:snapToGrid w:val="0"/>
        <w:spacing w:line="480" w:lineRule="auto"/>
        <w:contextualSpacing/>
        <w:rPr>
          <w:rFonts w:ascii="Times New Roman" w:hAnsi="Times New Roman" w:cs="Times New Roman"/>
          <w:b w:val="0"/>
        </w:rPr>
        <w:pPrChange w:id="153" w:author="Kundra  Palni" w:date="2024-09-03T11:50:00Z" w16du:dateUtc="2024-09-03T09:50:00Z">
          <w:pPr>
            <w:pStyle w:val="Heading3"/>
            <w:snapToGrid w:val="0"/>
            <w:spacing w:line="480" w:lineRule="auto"/>
          </w:pPr>
        </w:pPrChange>
      </w:pPr>
      <w:bookmarkStart w:id="154" w:name="_Toc136426438"/>
      <w:bookmarkStart w:id="155" w:name="_Toc136431705"/>
      <w:bookmarkStart w:id="156" w:name="_Toc136439616"/>
      <w:bookmarkStart w:id="157" w:name="_Toc146538934"/>
      <w:r w:rsidRPr="00315B4F">
        <w:rPr>
          <w:rFonts w:ascii="Times New Roman" w:hAnsi="Times New Roman" w:cs="Times New Roman"/>
        </w:rPr>
        <w:t>Fecal donor microbiota and metabolic profiles of five healthy donors</w:t>
      </w:r>
      <w:bookmarkEnd w:id="154"/>
      <w:bookmarkEnd w:id="155"/>
      <w:bookmarkEnd w:id="156"/>
      <w:bookmarkEnd w:id="157"/>
    </w:p>
    <w:p w14:paraId="0857A562" w14:textId="5BD18B0B" w:rsidR="00146753" w:rsidRDefault="008F4536" w:rsidP="00912A05">
      <w:pPr>
        <w:snapToGrid w:val="0"/>
        <w:spacing w:before="120" w:after="120" w:line="480" w:lineRule="auto"/>
        <w:contextualSpacing/>
        <w:jc w:val="both"/>
        <w:pPrChange w:id="158" w:author="Kundra  Palni" w:date="2024-09-03T11:50:00Z" w16du:dateUtc="2024-09-03T09:50:00Z">
          <w:pPr>
            <w:snapToGrid w:val="0"/>
            <w:spacing w:line="480" w:lineRule="auto"/>
            <w:jc w:val="both"/>
          </w:pPr>
        </w:pPrChange>
      </w:pPr>
      <w:r w:rsidRPr="008F4536">
        <w:t xml:space="preserve">We next sought to </w:t>
      </w:r>
      <w:r w:rsidR="00AC3882">
        <w:t xml:space="preserve">preliminary </w:t>
      </w:r>
      <w:r w:rsidRPr="008F4536">
        <w:t xml:space="preserve">explore the effects of different folate forms on the growth </w:t>
      </w:r>
      <w:r w:rsidR="006664C7">
        <w:t xml:space="preserve">and composition </w:t>
      </w:r>
      <w:r w:rsidRPr="008F4536">
        <w:t>of gut microbial communit</w:t>
      </w:r>
      <w:r w:rsidR="006664C7">
        <w:t>ies</w:t>
      </w:r>
      <w:r w:rsidRPr="008F4536">
        <w:t xml:space="preserve"> and </w:t>
      </w:r>
      <w:r w:rsidRPr="00B806D1">
        <w:t>metabolite production during 48</w:t>
      </w:r>
      <w:r w:rsidR="00AC3882">
        <w:t xml:space="preserve"> </w:t>
      </w:r>
      <w:r w:rsidRPr="00B806D1">
        <w:t>h batch fermentations</w:t>
      </w:r>
      <w:r w:rsidRPr="008F4536">
        <w:t xml:space="preserve"> </w:t>
      </w:r>
      <w:r w:rsidR="00AC3882">
        <w:t>inoculated with</w:t>
      </w:r>
      <w:r w:rsidR="00AC3882" w:rsidRPr="008F4536">
        <w:t xml:space="preserve"> </w:t>
      </w:r>
      <w:r w:rsidRPr="008F4536">
        <w:t xml:space="preserve">fecal </w:t>
      </w:r>
      <w:r w:rsidR="00AC3882">
        <w:t>suspension</w:t>
      </w:r>
      <w:r w:rsidR="00AC3882" w:rsidRPr="008F4536">
        <w:t xml:space="preserve"> </w:t>
      </w:r>
      <w:r w:rsidRPr="008F4536">
        <w:t xml:space="preserve">from five healthy adult donors. </w:t>
      </w:r>
      <w:r w:rsidR="00146753" w:rsidRPr="070B60A4">
        <w:t>The average concentration of total bacteria measured by qPCR in fec</w:t>
      </w:r>
      <w:r w:rsidR="4E031B5C" w:rsidRPr="070B60A4">
        <w:t>al donor samples</w:t>
      </w:r>
      <w:r w:rsidR="00146753" w:rsidRPr="070B60A4">
        <w:t xml:space="preserve"> ranged from 9.3</w:t>
      </w:r>
      <w:r w:rsidR="00B14EB2">
        <w:t xml:space="preserve"> </w:t>
      </w:r>
      <w:r w:rsidR="00146753" w:rsidRPr="070B60A4">
        <w:t xml:space="preserve">to 11 log </w:t>
      </w:r>
      <w:r w:rsidR="00047083">
        <w:t>cell number</w:t>
      </w:r>
      <w:r w:rsidR="00146753" w:rsidRPr="070B60A4">
        <w:t xml:space="preserve"> per gram</w:t>
      </w:r>
      <w:r w:rsidR="00B14EB2">
        <w:t xml:space="preserve"> </w:t>
      </w:r>
      <w:r w:rsidR="00146753" w:rsidRPr="070B60A4">
        <w:t>of feces</w:t>
      </w:r>
      <w:r w:rsidR="00795027" w:rsidRPr="070B60A4">
        <w:t xml:space="preserve"> across donors</w:t>
      </w:r>
      <w:r w:rsidR="00146753" w:rsidRPr="070B60A4">
        <w:t xml:space="preserve">. </w:t>
      </w:r>
      <w:r w:rsidR="00146753" w:rsidRPr="070B60A4">
        <w:rPr>
          <w:i/>
          <w:iCs/>
        </w:rPr>
        <w:t>R. intestinalis</w:t>
      </w:r>
      <w:r w:rsidR="00EC62AC" w:rsidRPr="070B60A4">
        <w:t xml:space="preserve"> </w:t>
      </w:r>
      <w:r w:rsidR="00146753" w:rsidRPr="070B60A4">
        <w:t xml:space="preserve">was present in all fecal microbiota </w:t>
      </w:r>
      <w:r w:rsidR="00525E89" w:rsidRPr="070B60A4">
        <w:t>at</w:t>
      </w:r>
      <w:r w:rsidR="00146753" w:rsidRPr="070B60A4">
        <w:t xml:space="preserve"> concentration rang</w:t>
      </w:r>
      <w:r w:rsidR="00525E89" w:rsidRPr="070B60A4">
        <w:t>ing</w:t>
      </w:r>
      <w:r w:rsidR="00146753" w:rsidRPr="070B60A4">
        <w:t xml:space="preserve"> from </w:t>
      </w:r>
      <w:r w:rsidR="00525E89" w:rsidRPr="070B60A4">
        <w:t xml:space="preserve">log </w:t>
      </w:r>
      <w:r w:rsidR="00146753" w:rsidRPr="070B60A4">
        <w:t xml:space="preserve">6.9 </w:t>
      </w:r>
      <w:r w:rsidR="00BC7EA5">
        <w:t xml:space="preserve">in D3 </w:t>
      </w:r>
      <w:r w:rsidR="00146753" w:rsidRPr="070B60A4">
        <w:t xml:space="preserve">to 10.5 </w:t>
      </w:r>
      <w:r w:rsidR="00BC7EA5">
        <w:t xml:space="preserve">in D2 </w:t>
      </w:r>
      <w:r w:rsidR="00525E89" w:rsidRPr="070B60A4">
        <w:t>cells/</w:t>
      </w:r>
      <w:r w:rsidR="00146753" w:rsidRPr="070B60A4">
        <w:t>g feces (</w:t>
      </w:r>
      <w:r w:rsidR="00146753" w:rsidRPr="070B60A4">
        <w:rPr>
          <w:b/>
          <w:bCs/>
        </w:rPr>
        <w:t>Figure 4A</w:t>
      </w:r>
      <w:r w:rsidR="00146753" w:rsidRPr="070B60A4">
        <w:t>).</w:t>
      </w:r>
      <w:r w:rsidR="00BC7EA5">
        <w:t xml:space="preserve"> </w:t>
      </w:r>
      <w:commentRangeStart w:id="159"/>
      <w:r w:rsidR="00B14EB2" w:rsidRPr="00241ED5">
        <w:t>The</w:t>
      </w:r>
      <w:r w:rsidR="004444E3" w:rsidRPr="00241ED5">
        <w:t xml:space="preserve"> unexpected</w:t>
      </w:r>
      <w:r w:rsidR="00B14EB2" w:rsidRPr="00241ED5">
        <w:t xml:space="preserve"> results obtained for D2, were probably due to a problem with the low extraction of total bacteria in the sample.</w:t>
      </w:r>
      <w:r w:rsidR="00B14EB2">
        <w:t xml:space="preserve"> </w:t>
      </w:r>
      <w:commentRangeEnd w:id="159"/>
      <w:r w:rsidR="00241ED5">
        <w:rPr>
          <w:rStyle w:val="CommentReference"/>
          <w:rFonts w:asciiTheme="minorHAnsi" w:eastAsiaTheme="minorHAnsi" w:hAnsiTheme="minorHAnsi" w:cstheme="minorBidi"/>
          <w:lang w:eastAsia="en-US"/>
          <w14:ligatures w14:val="standardContextual"/>
        </w:rPr>
        <w:commentReference w:id="159"/>
      </w:r>
      <w:r w:rsidR="00525E89" w:rsidRPr="070B60A4">
        <w:t>The</w:t>
      </w:r>
      <w:r w:rsidR="00146753" w:rsidRPr="070B60A4">
        <w:t xml:space="preserve"> </w:t>
      </w:r>
      <w:r w:rsidR="00146753" w:rsidRPr="070B60A4">
        <w:rPr>
          <w:i/>
          <w:iCs/>
        </w:rPr>
        <w:t>Firmicutes</w:t>
      </w:r>
      <w:r w:rsidR="00146753" w:rsidRPr="070B60A4">
        <w:t xml:space="preserve"> phylum was the most abundant</w:t>
      </w:r>
      <w:r w:rsidR="00525E89" w:rsidRPr="070B60A4">
        <w:t xml:space="preserve"> in</w:t>
      </w:r>
      <w:r w:rsidR="26802EE7" w:rsidRPr="070B60A4">
        <w:t xml:space="preserve"> the donor samples</w:t>
      </w:r>
      <w:r w:rsidR="00146753" w:rsidRPr="070B60A4">
        <w:t>, r</w:t>
      </w:r>
      <w:r w:rsidR="00525E89" w:rsidRPr="070B60A4">
        <w:t xml:space="preserve">epresenting </w:t>
      </w:r>
      <w:r w:rsidRPr="070B60A4">
        <w:t>52% in D1</w:t>
      </w:r>
      <w:r>
        <w:t xml:space="preserve"> to</w:t>
      </w:r>
      <w:r w:rsidR="00146753" w:rsidRPr="070B60A4">
        <w:t xml:space="preserve"> 7</w:t>
      </w:r>
      <w:r w:rsidR="00EC62AC" w:rsidRPr="070B60A4">
        <w:t>5</w:t>
      </w:r>
      <w:r w:rsidR="00146753" w:rsidRPr="070B60A4">
        <w:t>% in D5</w:t>
      </w:r>
      <w:r>
        <w:t>,</w:t>
      </w:r>
      <w:r w:rsidR="00146753" w:rsidRPr="070B60A4">
        <w:t xml:space="preserve"> while </w:t>
      </w:r>
      <w:r w:rsidR="00146753" w:rsidRPr="070B60A4">
        <w:rPr>
          <w:i/>
          <w:iCs/>
        </w:rPr>
        <w:t xml:space="preserve">Bacteroidetes </w:t>
      </w:r>
      <w:r w:rsidR="00146753" w:rsidRPr="070B60A4">
        <w:t>was most abundant in D2 (4</w:t>
      </w:r>
      <w:r w:rsidR="00EC62AC" w:rsidRPr="070B60A4">
        <w:t>9</w:t>
      </w:r>
      <w:r w:rsidR="00146753" w:rsidRPr="070B60A4">
        <w:t xml:space="preserve">%) and lowest in D5 (14%) </w:t>
      </w:r>
      <w:r w:rsidR="00146753" w:rsidRPr="070B60A4">
        <w:lastRenderedPageBreak/>
        <w:t>(</w:t>
      </w:r>
      <w:r w:rsidR="00146753" w:rsidRPr="070B60A4">
        <w:rPr>
          <w:b/>
          <w:bCs/>
        </w:rPr>
        <w:t>Figure 4B</w:t>
      </w:r>
      <w:r w:rsidR="00146753" w:rsidRPr="070B60A4">
        <w:t xml:space="preserve">). At genus level, </w:t>
      </w:r>
      <w:r w:rsidR="00146753" w:rsidRPr="070B60A4">
        <w:rPr>
          <w:i/>
          <w:iCs/>
        </w:rPr>
        <w:t xml:space="preserve">Bacteroides </w:t>
      </w:r>
      <w:r w:rsidR="00146753" w:rsidRPr="070B60A4">
        <w:t xml:space="preserve">was the most abundant genus in D3 (23%), D4 (10%) and D5 (13%), while </w:t>
      </w:r>
      <w:r w:rsidR="00146753" w:rsidRPr="070B60A4">
        <w:rPr>
          <w:i/>
          <w:iCs/>
        </w:rPr>
        <w:t>Prevotella</w:t>
      </w:r>
      <w:r w:rsidR="00146753" w:rsidRPr="070B60A4">
        <w:t xml:space="preserve"> was dominant in D1 (2</w:t>
      </w:r>
      <w:r w:rsidR="00EC62AC" w:rsidRPr="070B60A4">
        <w:t>8</w:t>
      </w:r>
      <w:r w:rsidR="00146753" w:rsidRPr="070B60A4">
        <w:t xml:space="preserve">%), and </w:t>
      </w:r>
      <w:r w:rsidR="00146753" w:rsidRPr="070B60A4">
        <w:rPr>
          <w:i/>
          <w:iCs/>
        </w:rPr>
        <w:t>Roseburia</w:t>
      </w:r>
      <w:r w:rsidR="00146753" w:rsidRPr="070B60A4">
        <w:t xml:space="preserve"> in D2 (52%). In line with qPCR, all donors exhibited varying levels of </w:t>
      </w:r>
      <w:r w:rsidR="00146753" w:rsidRPr="070B60A4">
        <w:rPr>
          <w:i/>
          <w:iCs/>
        </w:rPr>
        <w:t>Roseburia</w:t>
      </w:r>
      <w:r w:rsidR="00146753" w:rsidRPr="070B60A4">
        <w:t xml:space="preserve"> from 2% in D1 </w:t>
      </w:r>
      <w:r w:rsidR="00EC62AC" w:rsidRPr="070B60A4">
        <w:t xml:space="preserve">to </w:t>
      </w:r>
      <w:r w:rsidR="00146753" w:rsidRPr="070B60A4">
        <w:t>52% in D2</w:t>
      </w:r>
      <w:r w:rsidR="00B14EB2">
        <w:t xml:space="preserve"> (</w:t>
      </w:r>
      <w:r w:rsidR="00B14EB2" w:rsidRPr="00B14EB2">
        <w:rPr>
          <w:b/>
          <w:bCs/>
        </w:rPr>
        <w:t>Figure 4D</w:t>
      </w:r>
      <w:r w:rsidR="00B14EB2">
        <w:t xml:space="preserve">). </w:t>
      </w:r>
      <w:r w:rsidR="00284883">
        <w:t>From t</w:t>
      </w:r>
      <w:r w:rsidR="004625EB">
        <w:t xml:space="preserve">he </w:t>
      </w:r>
      <w:r w:rsidR="00284883">
        <w:t xml:space="preserve">analysis of SCFA, </w:t>
      </w:r>
      <w:r w:rsidR="00146753" w:rsidRPr="070B60A4">
        <w:t xml:space="preserve">acetate </w:t>
      </w:r>
      <w:r w:rsidR="00284883">
        <w:t xml:space="preserve">was </w:t>
      </w:r>
      <w:r w:rsidR="004625EB">
        <w:t xml:space="preserve">detected </w:t>
      </w:r>
      <w:r w:rsidR="004A7729" w:rsidRPr="070B60A4">
        <w:t xml:space="preserve">as </w:t>
      </w:r>
      <w:r w:rsidR="00146753" w:rsidRPr="070B60A4">
        <w:t>the major metabolite (47% in D2 to 65% in D4), followed by propionate (17% in D4 to 23% in D1) and butyrate (10% in D1 and D2</w:t>
      </w:r>
      <w:r>
        <w:t>,</w:t>
      </w:r>
      <w:r w:rsidR="00146753" w:rsidRPr="070B60A4">
        <w:t xml:space="preserve"> to 15% in D4), while no butyrate was detected in D5 (</w:t>
      </w:r>
      <w:r w:rsidR="00146753" w:rsidRPr="070B60A4">
        <w:rPr>
          <w:b/>
          <w:bCs/>
        </w:rPr>
        <w:t>Figure 4</w:t>
      </w:r>
      <w:r w:rsidR="00BC7EA5">
        <w:rPr>
          <w:b/>
          <w:bCs/>
        </w:rPr>
        <w:t>C</w:t>
      </w:r>
      <w:r w:rsidR="00146753" w:rsidRPr="070B60A4">
        <w:t>).</w:t>
      </w:r>
      <w:r w:rsidR="004625EB">
        <w:t xml:space="preserve"> </w:t>
      </w:r>
      <w:r w:rsidR="00284883">
        <w:t xml:space="preserve">Even if in low number, the donors tested provided a good representation and spread of the target population of adult gut microbiota allowing </w:t>
      </w:r>
      <w:r w:rsidR="00FB5F9A">
        <w:t xml:space="preserve">to further evaluate </w:t>
      </w:r>
      <w:r w:rsidR="00284883">
        <w:t xml:space="preserve">different folate forms and doses on complex gut microbial communities. </w:t>
      </w:r>
    </w:p>
    <w:p w14:paraId="221D8F5B" w14:textId="6A505ACC" w:rsidR="00B621F6" w:rsidRDefault="00B621F6" w:rsidP="00912A05">
      <w:pPr>
        <w:snapToGrid w:val="0"/>
        <w:spacing w:before="120" w:after="120" w:line="480" w:lineRule="auto"/>
        <w:contextualSpacing/>
        <w:jc w:val="both"/>
        <w:pPrChange w:id="160" w:author="Kundra  Palni" w:date="2024-09-03T11:50:00Z" w16du:dateUtc="2024-09-03T09:50:00Z">
          <w:pPr>
            <w:snapToGrid w:val="0"/>
            <w:spacing w:line="480" w:lineRule="auto"/>
            <w:jc w:val="both"/>
          </w:pPr>
        </w:pPrChange>
      </w:pPr>
      <w:r>
        <w:rPr>
          <w:noProof/>
          <w14:ligatures w14:val="standardContextual"/>
        </w:rPr>
        <w:drawing>
          <wp:inline distT="0" distB="0" distL="0" distR="0" wp14:anchorId="27B82D76" wp14:editId="32298352">
            <wp:extent cx="5972810" cy="4162425"/>
            <wp:effectExtent l="0" t="0" r="0" b="0"/>
            <wp:docPr id="1642634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34773" name="Picture 1642634773"/>
                    <pic:cNvPicPr/>
                  </pic:nvPicPr>
                  <pic:blipFill>
                    <a:blip r:embed="rId17">
                      <a:extLst>
                        <a:ext uri="{28A0092B-C50C-407E-A947-70E740481C1C}">
                          <a14:useLocalDpi xmlns:a14="http://schemas.microsoft.com/office/drawing/2010/main" val="0"/>
                        </a:ext>
                      </a:extLst>
                    </a:blip>
                    <a:stretch>
                      <a:fillRect/>
                    </a:stretch>
                  </pic:blipFill>
                  <pic:spPr>
                    <a:xfrm>
                      <a:off x="0" y="0"/>
                      <a:ext cx="5972810" cy="4162425"/>
                    </a:xfrm>
                    <a:prstGeom prst="rect">
                      <a:avLst/>
                    </a:prstGeom>
                  </pic:spPr>
                </pic:pic>
              </a:graphicData>
            </a:graphic>
          </wp:inline>
        </w:drawing>
      </w:r>
    </w:p>
    <w:p w14:paraId="08B30A98" w14:textId="77777777" w:rsidR="00B621F6" w:rsidRPr="005F7A9D" w:rsidRDefault="00B621F6" w:rsidP="00912A05">
      <w:pPr>
        <w:snapToGrid w:val="0"/>
        <w:spacing w:before="120" w:after="120" w:line="480" w:lineRule="auto"/>
        <w:contextualSpacing/>
        <w:jc w:val="both"/>
        <w:rPr>
          <w:b/>
          <w:bCs/>
        </w:rPr>
        <w:pPrChange w:id="161" w:author="Kundra  Palni" w:date="2024-09-03T11:50:00Z" w16du:dateUtc="2024-09-03T09:50:00Z">
          <w:pPr>
            <w:snapToGrid w:val="0"/>
            <w:spacing w:line="480" w:lineRule="auto"/>
            <w:jc w:val="both"/>
          </w:pPr>
        </w:pPrChange>
      </w:pPr>
      <w:r w:rsidRPr="005F7A9D">
        <w:rPr>
          <w:b/>
          <w:bCs/>
          <w:u w:val="single"/>
        </w:rPr>
        <w:t>Figure 4:</w:t>
      </w:r>
      <w:r w:rsidRPr="005F7A9D">
        <w:rPr>
          <w:b/>
          <w:bCs/>
        </w:rPr>
        <w:t xml:space="preserve"> Fecal microbiota composition and metabolite profile of five healthy adult fecal donors (D1 to D5). (A) </w:t>
      </w:r>
      <w:r w:rsidRPr="005F7A9D">
        <w:t xml:space="preserve">Total bacteria (log total bacteria/g feces) and </w:t>
      </w:r>
      <w:r w:rsidRPr="005F7A9D">
        <w:rPr>
          <w:i/>
          <w:iCs/>
        </w:rPr>
        <w:t>R. intestinalis</w:t>
      </w:r>
      <w:r w:rsidRPr="005F7A9D">
        <w:t xml:space="preserve"> (log cell/g </w:t>
      </w:r>
      <w:r w:rsidRPr="005F7A9D">
        <w:lastRenderedPageBreak/>
        <w:t>feces) quantified using qPCR.</w:t>
      </w:r>
      <w:r w:rsidRPr="005F7A9D">
        <w:rPr>
          <w:b/>
          <w:bCs/>
        </w:rPr>
        <w:t xml:space="preserve"> (B) </w:t>
      </w:r>
      <w:r w:rsidRPr="005F7A9D">
        <w:t>Relative abundance of fecal microbial communities of each donor at phylum</w:t>
      </w:r>
      <w:r w:rsidRPr="005F7A9D">
        <w:rPr>
          <w:b/>
          <w:bCs/>
        </w:rPr>
        <w:t xml:space="preserve"> </w:t>
      </w:r>
      <w:r w:rsidRPr="005F7A9D">
        <w:t>and</w:t>
      </w:r>
      <w:r w:rsidRPr="005F7A9D">
        <w:rPr>
          <w:b/>
          <w:bCs/>
        </w:rPr>
        <w:t xml:space="preserve"> (C) </w:t>
      </w:r>
      <w:r w:rsidRPr="005F7A9D">
        <w:t>at genus level measured with 16S amplicon sequencing.</w:t>
      </w:r>
      <w:r w:rsidRPr="005F7A9D">
        <w:rPr>
          <w:b/>
          <w:bCs/>
        </w:rPr>
        <w:t xml:space="preserve"> (D) </w:t>
      </w:r>
      <w:r w:rsidRPr="005F7A9D">
        <w:t>Metabolite proportion in feces of each donor. For all donors, formate was below detection limit (1 mM)</w:t>
      </w:r>
      <w:r w:rsidRPr="005F7A9D">
        <w:rPr>
          <w:b/>
          <w:bCs/>
        </w:rPr>
        <w:t>.</w:t>
      </w:r>
    </w:p>
    <w:p w14:paraId="3B20A7EF" w14:textId="77777777" w:rsidR="00B621F6" w:rsidRPr="00904F9B" w:rsidRDefault="00B621F6" w:rsidP="00912A05">
      <w:pPr>
        <w:snapToGrid w:val="0"/>
        <w:spacing w:before="120" w:after="120" w:line="480" w:lineRule="auto"/>
        <w:contextualSpacing/>
        <w:jc w:val="both"/>
        <w:pPrChange w:id="162" w:author="Kundra  Palni" w:date="2024-09-03T11:50:00Z" w16du:dateUtc="2024-09-03T09:50:00Z">
          <w:pPr>
            <w:snapToGrid w:val="0"/>
            <w:spacing w:line="480" w:lineRule="auto"/>
            <w:jc w:val="both"/>
          </w:pPr>
        </w:pPrChange>
      </w:pPr>
    </w:p>
    <w:p w14:paraId="75533707" w14:textId="2301E0B1" w:rsidR="00146753" w:rsidRPr="00315B4F" w:rsidRDefault="00146753" w:rsidP="00912A05">
      <w:pPr>
        <w:pStyle w:val="Heading3"/>
        <w:snapToGrid w:val="0"/>
        <w:spacing w:line="480" w:lineRule="auto"/>
        <w:contextualSpacing/>
        <w:rPr>
          <w:rFonts w:ascii="Times New Roman" w:hAnsi="Times New Roman" w:cs="Times New Roman"/>
        </w:rPr>
        <w:pPrChange w:id="163" w:author="Kundra  Palni" w:date="2024-09-03T11:50:00Z" w16du:dateUtc="2024-09-03T09:50:00Z">
          <w:pPr>
            <w:pStyle w:val="Heading3"/>
            <w:snapToGrid w:val="0"/>
            <w:spacing w:line="480" w:lineRule="auto"/>
          </w:pPr>
        </w:pPrChange>
      </w:pPr>
      <w:bookmarkStart w:id="164" w:name="_Toc146538935"/>
      <w:bookmarkStart w:id="165" w:name="_Toc136426439"/>
      <w:bookmarkStart w:id="166" w:name="_Toc136431706"/>
      <w:bookmarkStart w:id="167" w:name="_Toc136439617"/>
      <w:r w:rsidRPr="00315B4F">
        <w:rPr>
          <w:rFonts w:ascii="Times New Roman" w:hAnsi="Times New Roman" w:cs="Times New Roman"/>
        </w:rPr>
        <w:t xml:space="preserve">Impact of different </w:t>
      </w:r>
      <w:r w:rsidR="007815E5" w:rsidRPr="00315B4F">
        <w:rPr>
          <w:rFonts w:ascii="Times New Roman" w:hAnsi="Times New Roman" w:cs="Times New Roman"/>
        </w:rPr>
        <w:t>folate</w:t>
      </w:r>
      <w:r w:rsidRPr="00315B4F">
        <w:rPr>
          <w:rFonts w:ascii="Times New Roman" w:hAnsi="Times New Roman" w:cs="Times New Roman"/>
        </w:rPr>
        <w:t xml:space="preserve"> forms on </w:t>
      </w:r>
      <w:r w:rsidR="00D97035" w:rsidRPr="00315B4F">
        <w:rPr>
          <w:rFonts w:ascii="Times New Roman" w:hAnsi="Times New Roman" w:cs="Times New Roman"/>
        </w:rPr>
        <w:t xml:space="preserve">fecal </w:t>
      </w:r>
      <w:r w:rsidRPr="00315B4F">
        <w:rPr>
          <w:rFonts w:ascii="Times New Roman" w:hAnsi="Times New Roman" w:cs="Times New Roman"/>
        </w:rPr>
        <w:t xml:space="preserve">community </w:t>
      </w:r>
      <w:r w:rsidR="00210631" w:rsidRPr="00315B4F">
        <w:rPr>
          <w:rFonts w:ascii="Times New Roman" w:hAnsi="Times New Roman" w:cs="Times New Roman"/>
        </w:rPr>
        <w:t xml:space="preserve">growth </w:t>
      </w:r>
      <w:r w:rsidRPr="00315B4F">
        <w:rPr>
          <w:rFonts w:ascii="Times New Roman" w:hAnsi="Times New Roman" w:cs="Times New Roman"/>
        </w:rPr>
        <w:t>and metabolite production</w:t>
      </w:r>
      <w:bookmarkEnd w:id="164"/>
    </w:p>
    <w:p w14:paraId="79E4FB82" w14:textId="658F5662" w:rsidR="009862F3" w:rsidRPr="00A44AB1" w:rsidRDefault="00D97035" w:rsidP="00912A05">
      <w:pPr>
        <w:snapToGrid w:val="0"/>
        <w:spacing w:before="120" w:after="120" w:line="480" w:lineRule="auto"/>
        <w:contextualSpacing/>
        <w:jc w:val="both"/>
        <w:pPrChange w:id="168" w:author="Kundra  Palni" w:date="2024-09-03T11:50:00Z" w16du:dateUtc="2024-09-03T09:50:00Z">
          <w:pPr>
            <w:snapToGrid w:val="0"/>
            <w:spacing w:line="480" w:lineRule="auto"/>
            <w:jc w:val="both"/>
          </w:pPr>
        </w:pPrChange>
      </w:pPr>
      <w:r w:rsidRPr="070B60A4">
        <w:t xml:space="preserve">Using fecal batch fermentations of the </w:t>
      </w:r>
      <w:r w:rsidR="10A6775A" w:rsidRPr="070B60A4">
        <w:t>five</w:t>
      </w:r>
      <w:r w:rsidRPr="070B60A4">
        <w:t xml:space="preserve"> donors, w</w:t>
      </w:r>
      <w:r w:rsidR="00146753" w:rsidRPr="070B60A4">
        <w:t xml:space="preserve">e </w:t>
      </w:r>
      <w:r w:rsidRPr="070B60A4">
        <w:t xml:space="preserve">investigated the effect of </w:t>
      </w:r>
      <w:r w:rsidR="00146753" w:rsidRPr="070B60A4">
        <w:t>a low (50 µg/l) and high (200 µg/l) dose of</w:t>
      </w:r>
      <w:r w:rsidRPr="070B60A4">
        <w:t xml:space="preserve"> different</w:t>
      </w:r>
      <w:r w:rsidR="00146753" w:rsidRPr="070B60A4">
        <w:t xml:space="preserve"> </w:t>
      </w:r>
      <w:r w:rsidR="00A86945">
        <w:t>folate</w:t>
      </w:r>
      <w:r w:rsidR="00146753" w:rsidRPr="070B60A4">
        <w:t xml:space="preserve"> forms </w:t>
      </w:r>
      <w:r w:rsidRPr="070B60A4">
        <w:t>on growth and metabolism</w:t>
      </w:r>
      <w:r w:rsidR="00146753" w:rsidRPr="070B60A4">
        <w:t xml:space="preserve"> after 48 h incubation. </w:t>
      </w:r>
      <w:r w:rsidRPr="070B60A4">
        <w:t xml:space="preserve">Surprisingly, </w:t>
      </w:r>
      <w:r w:rsidR="00A838B7" w:rsidRPr="070B60A4">
        <w:t>neither</w:t>
      </w:r>
      <w:r w:rsidR="00146753" w:rsidRPr="070B60A4">
        <w:t xml:space="preserve"> of the </w:t>
      </w:r>
      <w:r w:rsidR="00A86945">
        <w:t>folate</w:t>
      </w:r>
      <w:r w:rsidR="00146753" w:rsidRPr="070B60A4">
        <w:t xml:space="preserve"> forms </w:t>
      </w:r>
      <w:r w:rsidR="009B3AF2" w:rsidRPr="070B60A4">
        <w:t>n</w:t>
      </w:r>
      <w:r w:rsidR="00146753" w:rsidRPr="070B60A4">
        <w:t xml:space="preserve">or doses </w:t>
      </w:r>
      <w:r w:rsidR="00146753" w:rsidRPr="070B60A4">
        <w:rPr>
          <w:lang w:eastAsia="it-IT"/>
        </w:rPr>
        <w:t>impacted total bacteria concentration</w:t>
      </w:r>
      <w:r w:rsidR="00BB0A3E">
        <w:rPr>
          <w:lang w:eastAsia="it-IT"/>
        </w:rPr>
        <w:t xml:space="preserve"> after 48 h of batch incubation </w:t>
      </w:r>
      <w:r w:rsidR="00146753" w:rsidRPr="070B60A4">
        <w:rPr>
          <w:lang w:eastAsia="it-IT"/>
        </w:rPr>
        <w:t>(</w:t>
      </w:r>
      <w:r w:rsidR="00146753" w:rsidRPr="070B60A4">
        <w:rPr>
          <w:b/>
          <w:bCs/>
          <w:lang w:eastAsia="it-IT"/>
        </w:rPr>
        <w:t>Figure 5</w:t>
      </w:r>
      <w:r w:rsidR="00080D13" w:rsidRPr="070B60A4">
        <w:rPr>
          <w:b/>
          <w:bCs/>
          <w:lang w:eastAsia="it-IT"/>
        </w:rPr>
        <w:t>A</w:t>
      </w:r>
      <w:r w:rsidR="00146753" w:rsidRPr="070B60A4">
        <w:rPr>
          <w:b/>
          <w:bCs/>
          <w:lang w:eastAsia="it-IT"/>
        </w:rPr>
        <w:t>).</w:t>
      </w:r>
      <w:r w:rsidR="00146753" w:rsidRPr="070B60A4">
        <w:rPr>
          <w:lang w:eastAsia="it-IT"/>
        </w:rPr>
        <w:t xml:space="preserve"> Furthermore, </w:t>
      </w:r>
      <w:r w:rsidRPr="070B60A4">
        <w:t xml:space="preserve">we did not detect </w:t>
      </w:r>
      <w:r w:rsidR="00146753" w:rsidRPr="070B60A4">
        <w:t xml:space="preserve">significant changes in </w:t>
      </w:r>
      <w:r w:rsidRPr="070B60A4">
        <w:t xml:space="preserve">the </w:t>
      </w:r>
      <w:r w:rsidR="00146753" w:rsidRPr="070B60A4">
        <w:t xml:space="preserve">microbiota community </w:t>
      </w:r>
      <w:r w:rsidR="009B3AF2" w:rsidRPr="070B60A4">
        <w:t xml:space="preserve">beta </w:t>
      </w:r>
      <w:r w:rsidR="00146753" w:rsidRPr="070B60A4">
        <w:t xml:space="preserve">diversity </w:t>
      </w:r>
      <w:r w:rsidRPr="070B60A4">
        <w:t>for the different</w:t>
      </w:r>
      <w:r w:rsidR="00146753" w:rsidRPr="070B60A4">
        <w:t xml:space="preserve"> </w:t>
      </w:r>
      <w:r w:rsidR="00A86945">
        <w:t>folate</w:t>
      </w:r>
      <w:r w:rsidR="00146753" w:rsidRPr="070B60A4">
        <w:t xml:space="preserve"> forms </w:t>
      </w:r>
      <w:r w:rsidRPr="070B60A4">
        <w:t>compare</w:t>
      </w:r>
      <w:r w:rsidR="35F55832" w:rsidRPr="070B60A4">
        <w:t>d</w:t>
      </w:r>
      <w:r w:rsidRPr="070B60A4">
        <w:t xml:space="preserve"> to the no folate control using PERMANOVA analysis </w:t>
      </w:r>
      <w:r w:rsidR="00146753" w:rsidRPr="070B60A4">
        <w:t>(</w:t>
      </w:r>
      <w:r w:rsidR="00146753" w:rsidRPr="070B60A4">
        <w:rPr>
          <w:b/>
          <w:bCs/>
        </w:rPr>
        <w:t xml:space="preserve">Figure </w:t>
      </w:r>
      <w:r w:rsidR="00203C27">
        <w:rPr>
          <w:b/>
          <w:bCs/>
        </w:rPr>
        <w:t>5B</w:t>
      </w:r>
      <w:r w:rsidR="00146753" w:rsidRPr="070B60A4">
        <w:t>)</w:t>
      </w:r>
      <w:r w:rsidRPr="070B60A4">
        <w:t>.</w:t>
      </w:r>
      <w:r w:rsidR="007849B1">
        <w:t xml:space="preserve"> </w:t>
      </w:r>
      <w:r w:rsidR="53EA1F75" w:rsidRPr="070B60A4">
        <w:rPr>
          <w:lang w:eastAsia="it-IT"/>
        </w:rPr>
        <w:t>Lastly</w:t>
      </w:r>
      <w:r w:rsidRPr="070B60A4">
        <w:rPr>
          <w:lang w:eastAsia="it-IT"/>
        </w:rPr>
        <w:t>, n</w:t>
      </w:r>
      <w:r w:rsidR="00146753" w:rsidRPr="070B60A4">
        <w:rPr>
          <w:lang w:eastAsia="it-IT"/>
        </w:rPr>
        <w:t xml:space="preserve">o significant </w:t>
      </w:r>
      <w:r w:rsidRPr="070B60A4">
        <w:rPr>
          <w:lang w:eastAsia="it-IT"/>
        </w:rPr>
        <w:t xml:space="preserve">effect </w:t>
      </w:r>
      <w:r w:rsidR="00146753" w:rsidRPr="070B60A4">
        <w:rPr>
          <w:lang w:eastAsia="it-IT"/>
        </w:rPr>
        <w:t xml:space="preserve">of </w:t>
      </w:r>
      <w:r w:rsidR="001B080C">
        <w:t>folate</w:t>
      </w:r>
      <w:r w:rsidR="00146753" w:rsidRPr="070B60A4">
        <w:rPr>
          <w:lang w:eastAsia="it-IT"/>
        </w:rPr>
        <w:t xml:space="preserve"> forms and doses </w:t>
      </w:r>
      <w:r w:rsidR="009B3AF2" w:rsidRPr="070B60A4">
        <w:rPr>
          <w:lang w:eastAsia="it-IT"/>
        </w:rPr>
        <w:t xml:space="preserve">was observed for </w:t>
      </w:r>
      <w:r w:rsidR="00146753" w:rsidRPr="070B60A4">
        <w:rPr>
          <w:lang w:eastAsia="it-IT"/>
        </w:rPr>
        <w:t>the measured metabolites</w:t>
      </w:r>
      <w:r w:rsidR="00E0690D">
        <w:rPr>
          <w:lang w:eastAsia="it-IT"/>
        </w:rPr>
        <w:t xml:space="preserve"> for D1, D2 and D4 while differences were observed for D3 and D5 under low folate dose</w:t>
      </w:r>
      <w:r w:rsidR="00146753" w:rsidRPr="070B60A4">
        <w:rPr>
          <w:lang w:eastAsia="it-IT"/>
        </w:rPr>
        <w:t xml:space="preserve"> (</w:t>
      </w:r>
      <w:r w:rsidR="00146753" w:rsidRPr="070B60A4">
        <w:rPr>
          <w:b/>
          <w:bCs/>
        </w:rPr>
        <w:t>Supplementary Figure S</w:t>
      </w:r>
      <w:r w:rsidR="007849B1">
        <w:rPr>
          <w:b/>
          <w:bCs/>
        </w:rPr>
        <w:t>5</w:t>
      </w:r>
      <w:r w:rsidR="00146753" w:rsidRPr="070B60A4">
        <w:t>)</w:t>
      </w:r>
      <w:r w:rsidR="00146753" w:rsidRPr="070B60A4">
        <w:rPr>
          <w:lang w:eastAsia="it-IT"/>
        </w:rPr>
        <w:t>.</w:t>
      </w:r>
      <w:r w:rsidR="00146753" w:rsidRPr="070B60A4">
        <w:t xml:space="preserve"> </w:t>
      </w:r>
    </w:p>
    <w:bookmarkEnd w:id="165"/>
    <w:bookmarkEnd w:id="166"/>
    <w:bookmarkEnd w:id="167"/>
    <w:p w14:paraId="070B5948" w14:textId="0A1DA782" w:rsidR="00146753" w:rsidRPr="00DF3DB1" w:rsidRDefault="007D314A" w:rsidP="00912A05">
      <w:pPr>
        <w:snapToGrid w:val="0"/>
        <w:spacing w:before="120" w:after="120" w:line="480" w:lineRule="auto"/>
        <w:contextualSpacing/>
        <w:jc w:val="both"/>
        <w:rPr>
          <w:rFonts w:cstheme="minorHAnsi"/>
          <w:lang w:eastAsia="it-IT"/>
        </w:rPr>
        <w:pPrChange w:id="169" w:author="Kundra  Palni" w:date="2024-09-03T11:50:00Z" w16du:dateUtc="2024-09-03T09:50:00Z">
          <w:pPr>
            <w:snapToGrid w:val="0"/>
            <w:spacing w:line="480" w:lineRule="auto"/>
            <w:jc w:val="both"/>
          </w:pPr>
        </w:pPrChange>
      </w:pPr>
      <w:r>
        <w:rPr>
          <w:rFonts w:cstheme="minorHAnsi"/>
          <w:lang w:eastAsia="it-IT"/>
        </w:rPr>
        <w:t xml:space="preserve">In line with that was observed for total bacteria concentration, </w:t>
      </w:r>
      <w:r w:rsidR="005E27B5">
        <w:rPr>
          <w:rFonts w:cstheme="minorHAnsi"/>
          <w:lang w:eastAsia="it-IT"/>
        </w:rPr>
        <w:t xml:space="preserve">overall </w:t>
      </w:r>
      <w:r w:rsidR="007B3E47">
        <w:rPr>
          <w:rFonts w:cstheme="minorHAnsi"/>
          <w:lang w:eastAsia="it-IT"/>
        </w:rPr>
        <w:t>n</w:t>
      </w:r>
      <w:r w:rsidR="00146753" w:rsidRPr="00DF3DB1">
        <w:rPr>
          <w:rFonts w:cstheme="minorHAnsi"/>
          <w:lang w:eastAsia="it-IT"/>
        </w:rPr>
        <w:t xml:space="preserve">either </w:t>
      </w:r>
      <w:r w:rsidR="007A7A66">
        <w:t>folate</w:t>
      </w:r>
      <w:r w:rsidR="00146753" w:rsidRPr="00DF3DB1">
        <w:rPr>
          <w:rFonts w:cstheme="minorHAnsi"/>
          <w:lang w:eastAsia="it-IT"/>
        </w:rPr>
        <w:t xml:space="preserve"> forms nor</w:t>
      </w:r>
      <w:r w:rsidR="007B3E47">
        <w:rPr>
          <w:rFonts w:cstheme="minorHAnsi"/>
          <w:lang w:eastAsia="it-IT"/>
        </w:rPr>
        <w:t xml:space="preserve"> their</w:t>
      </w:r>
      <w:r w:rsidR="00146753" w:rsidRPr="00DF3DB1">
        <w:rPr>
          <w:rFonts w:cstheme="minorHAnsi"/>
          <w:lang w:eastAsia="it-IT"/>
        </w:rPr>
        <w:t xml:space="preserve"> doses </w:t>
      </w:r>
      <w:r w:rsidR="00146753">
        <w:rPr>
          <w:rFonts w:cstheme="minorHAnsi"/>
          <w:lang w:eastAsia="it-IT"/>
        </w:rPr>
        <w:t>impact</w:t>
      </w:r>
      <w:r w:rsidR="005E27B5">
        <w:rPr>
          <w:rFonts w:cstheme="minorHAnsi"/>
          <w:lang w:eastAsia="it-IT"/>
        </w:rPr>
        <w:t>ed significantly</w:t>
      </w:r>
      <w:r w:rsidR="00146753">
        <w:rPr>
          <w:rFonts w:cstheme="minorHAnsi"/>
          <w:lang w:eastAsia="it-IT"/>
        </w:rPr>
        <w:t xml:space="preserve"> </w:t>
      </w:r>
      <w:r w:rsidR="00146753" w:rsidRPr="00DF3DB1">
        <w:rPr>
          <w:rFonts w:cstheme="minorHAnsi"/>
          <w:lang w:eastAsia="it-IT"/>
        </w:rPr>
        <w:t xml:space="preserve">total cell numbers of </w:t>
      </w:r>
      <w:r w:rsidR="00146753" w:rsidRPr="00DF3DB1">
        <w:rPr>
          <w:rFonts w:cstheme="minorHAnsi"/>
          <w:i/>
          <w:iCs/>
          <w:lang w:eastAsia="it-IT"/>
        </w:rPr>
        <w:t>R. intestinalis</w:t>
      </w:r>
      <w:r w:rsidR="00A46260">
        <w:rPr>
          <w:rFonts w:cstheme="minorHAnsi"/>
          <w:lang w:eastAsia="it-IT"/>
        </w:rPr>
        <w:t xml:space="preserve"> </w:t>
      </w:r>
      <w:r w:rsidR="00146753" w:rsidRPr="00DF3DB1">
        <w:rPr>
          <w:rFonts w:cstheme="minorHAnsi"/>
          <w:lang w:eastAsia="it-IT"/>
        </w:rPr>
        <w:t xml:space="preserve">and the </w:t>
      </w:r>
      <w:r w:rsidR="00146753">
        <w:rPr>
          <w:rFonts w:cstheme="minorHAnsi"/>
          <w:lang w:eastAsia="it-IT"/>
        </w:rPr>
        <w:t xml:space="preserve">small </w:t>
      </w:r>
      <w:r w:rsidR="00146753" w:rsidRPr="00DF3DB1">
        <w:rPr>
          <w:rFonts w:cstheme="minorHAnsi"/>
          <w:lang w:eastAsia="it-IT"/>
        </w:rPr>
        <w:t xml:space="preserve">variations observed were due to the donor’s effect </w:t>
      </w:r>
      <w:r w:rsidR="0012544F">
        <w:rPr>
          <w:rFonts w:cstheme="minorHAnsi"/>
          <w:lang w:eastAsia="it-IT"/>
        </w:rPr>
        <w:t xml:space="preserve">and not the applied </w:t>
      </w:r>
      <w:r w:rsidR="00146753" w:rsidRPr="00DF3DB1">
        <w:rPr>
          <w:rFonts w:cstheme="minorHAnsi"/>
          <w:lang w:eastAsia="it-IT"/>
        </w:rPr>
        <w:t>treatment</w:t>
      </w:r>
      <w:r w:rsidR="0012544F">
        <w:rPr>
          <w:rFonts w:cstheme="minorHAnsi"/>
          <w:lang w:eastAsia="it-IT"/>
        </w:rPr>
        <w:t xml:space="preserve">s </w:t>
      </w:r>
      <w:r w:rsidR="00146753" w:rsidRPr="00DF3DB1">
        <w:rPr>
          <w:rFonts w:cstheme="minorHAnsi"/>
          <w:lang w:eastAsia="it-IT"/>
        </w:rPr>
        <w:t>(</w:t>
      </w:r>
      <w:r w:rsidR="00146753" w:rsidRPr="00DF3DB1">
        <w:rPr>
          <w:rFonts w:cstheme="minorHAnsi"/>
          <w:b/>
          <w:bCs/>
          <w:lang w:eastAsia="it-IT"/>
        </w:rPr>
        <w:t xml:space="preserve">Figure </w:t>
      </w:r>
      <w:r w:rsidR="00080D13">
        <w:rPr>
          <w:rFonts w:cstheme="minorHAnsi"/>
          <w:b/>
          <w:bCs/>
          <w:lang w:eastAsia="it-IT"/>
        </w:rPr>
        <w:t>6</w:t>
      </w:r>
      <w:r w:rsidR="00146753">
        <w:rPr>
          <w:rFonts w:cstheme="minorHAnsi"/>
          <w:b/>
          <w:bCs/>
          <w:lang w:eastAsia="it-IT"/>
        </w:rPr>
        <w:t>A</w:t>
      </w:r>
      <w:r w:rsidR="00146753" w:rsidRPr="00DF3DB1">
        <w:rPr>
          <w:rFonts w:cstheme="minorHAnsi"/>
          <w:lang w:eastAsia="it-IT"/>
        </w:rPr>
        <w:t xml:space="preserve">). </w:t>
      </w:r>
      <w:r w:rsidR="00EB64DA">
        <w:rPr>
          <w:rFonts w:cstheme="minorHAnsi"/>
          <w:lang w:eastAsia="it-IT"/>
        </w:rPr>
        <w:t>In addition, w</w:t>
      </w:r>
      <w:r w:rsidR="001C5D13">
        <w:rPr>
          <w:rFonts w:cstheme="minorHAnsi"/>
          <w:lang w:eastAsia="it-IT"/>
        </w:rPr>
        <w:t xml:space="preserve">ithin each </w:t>
      </w:r>
      <w:r w:rsidR="00EB64DA" w:rsidRPr="00BB697F">
        <w:rPr>
          <w:rFonts w:cstheme="minorHAnsi"/>
          <w:lang w:eastAsia="it-IT"/>
        </w:rPr>
        <w:t>donor, t</w:t>
      </w:r>
      <w:r w:rsidR="00146753" w:rsidRPr="00BB697F">
        <w:rPr>
          <w:rFonts w:cstheme="minorHAnsi"/>
          <w:lang w:eastAsia="it-IT"/>
        </w:rPr>
        <w:t xml:space="preserve">otal cell numbers of </w:t>
      </w:r>
      <w:r w:rsidR="00146753" w:rsidRPr="00BB697F">
        <w:rPr>
          <w:rFonts w:cstheme="minorHAnsi"/>
          <w:i/>
          <w:lang w:eastAsia="it-IT"/>
        </w:rPr>
        <w:t>R. intestinalis</w:t>
      </w:r>
      <w:r w:rsidR="00146753" w:rsidRPr="00BB697F">
        <w:rPr>
          <w:rFonts w:cstheme="minorHAnsi"/>
          <w:i/>
          <w:iCs/>
          <w:lang w:eastAsia="it-IT"/>
        </w:rPr>
        <w:t xml:space="preserve"> </w:t>
      </w:r>
      <w:r w:rsidR="00146753" w:rsidRPr="00BB697F">
        <w:rPr>
          <w:rFonts w:cstheme="minorHAnsi"/>
          <w:lang w:eastAsia="it-IT"/>
        </w:rPr>
        <w:t xml:space="preserve">were not significantly different among tested different </w:t>
      </w:r>
      <w:r w:rsidR="00FD4D38" w:rsidRPr="00BB697F">
        <w:t>folate</w:t>
      </w:r>
      <w:r w:rsidR="00146753" w:rsidRPr="00BB697F">
        <w:rPr>
          <w:rFonts w:cstheme="minorHAnsi"/>
          <w:lang w:eastAsia="it-IT"/>
        </w:rPr>
        <w:t xml:space="preserve"> forms as well as between the two doses, except in D4 since </w:t>
      </w:r>
      <w:r w:rsidR="00146753" w:rsidRPr="00BB697F">
        <w:rPr>
          <w:rFonts w:cstheme="minorHAnsi"/>
          <w:i/>
          <w:lang w:eastAsia="it-IT"/>
        </w:rPr>
        <w:t>R. intestinalis</w:t>
      </w:r>
      <w:r w:rsidR="00146753" w:rsidRPr="00BB697F">
        <w:rPr>
          <w:rFonts w:cstheme="minorHAnsi"/>
          <w:lang w:eastAsia="it-IT"/>
        </w:rPr>
        <w:t xml:space="preserve"> was undetected</w:t>
      </w:r>
      <w:r w:rsidR="00BB697F" w:rsidRPr="00BB697F">
        <w:rPr>
          <w:rFonts w:cstheme="minorHAnsi"/>
          <w:lang w:eastAsia="it-IT"/>
        </w:rPr>
        <w:t xml:space="preserve"> in this donor</w:t>
      </w:r>
      <w:r w:rsidR="00146753" w:rsidRPr="00BB697F">
        <w:rPr>
          <w:rFonts w:cstheme="minorHAnsi"/>
          <w:lang w:eastAsia="it-IT"/>
        </w:rPr>
        <w:t>.</w:t>
      </w:r>
    </w:p>
    <w:p w14:paraId="596CC5D1" w14:textId="79FCD47F" w:rsidR="00146753" w:rsidRDefault="00146753" w:rsidP="00912A05">
      <w:pPr>
        <w:snapToGrid w:val="0"/>
        <w:spacing w:before="120" w:after="120" w:line="480" w:lineRule="auto"/>
        <w:contextualSpacing/>
        <w:jc w:val="both"/>
        <w:rPr>
          <w:rFonts w:cstheme="minorHAnsi"/>
          <w:lang w:eastAsia="it-IT"/>
        </w:rPr>
        <w:pPrChange w:id="170" w:author="Kundra  Palni" w:date="2024-09-03T11:50:00Z" w16du:dateUtc="2024-09-03T09:50:00Z">
          <w:pPr>
            <w:snapToGrid w:val="0"/>
            <w:spacing w:line="480" w:lineRule="auto"/>
            <w:jc w:val="both"/>
          </w:pPr>
        </w:pPrChange>
      </w:pPr>
      <w:r w:rsidRPr="00DF3DB1">
        <w:rPr>
          <w:rFonts w:cstheme="minorHAnsi"/>
          <w:lang w:eastAsia="it-IT"/>
        </w:rPr>
        <w:t xml:space="preserve">Furthermore, </w:t>
      </w:r>
      <w:r w:rsidR="00521747">
        <w:rPr>
          <w:rFonts w:cstheme="minorHAnsi"/>
          <w:lang w:eastAsia="it-IT"/>
        </w:rPr>
        <w:t xml:space="preserve">we investigated </w:t>
      </w:r>
      <w:r w:rsidRPr="00DF3DB1">
        <w:rPr>
          <w:rFonts w:cstheme="minorHAnsi"/>
          <w:lang w:eastAsia="it-IT"/>
        </w:rPr>
        <w:t xml:space="preserve">the effect of different forms of </w:t>
      </w:r>
      <w:r w:rsidR="00FD4D38">
        <w:t>folate</w:t>
      </w:r>
      <w:r w:rsidRPr="00DF3DB1">
        <w:rPr>
          <w:rFonts w:cstheme="minorHAnsi"/>
          <w:lang w:eastAsia="it-IT"/>
        </w:rPr>
        <w:t xml:space="preserve"> on </w:t>
      </w:r>
      <w:r w:rsidR="009F6C28">
        <w:rPr>
          <w:rFonts w:cstheme="minorHAnsi"/>
          <w:lang w:eastAsia="it-IT"/>
        </w:rPr>
        <w:t>t</w:t>
      </w:r>
      <w:r w:rsidRPr="00DF3DB1">
        <w:rPr>
          <w:rFonts w:cstheme="minorHAnsi"/>
          <w:lang w:eastAsia="it-IT"/>
        </w:rPr>
        <w:t xml:space="preserve">he abundance of ASVs belonging to the </w:t>
      </w:r>
      <w:r w:rsidRPr="00DF3DB1">
        <w:rPr>
          <w:rFonts w:cstheme="minorHAnsi"/>
          <w:i/>
          <w:iCs/>
          <w:lang w:eastAsia="it-IT"/>
        </w:rPr>
        <w:t>Roseburia</w:t>
      </w:r>
      <w:r w:rsidRPr="00DF3DB1">
        <w:rPr>
          <w:rFonts w:cstheme="minorHAnsi"/>
          <w:lang w:eastAsia="it-IT"/>
        </w:rPr>
        <w:t xml:space="preserve"> genus, especially </w:t>
      </w:r>
      <w:r w:rsidRPr="00DF3DB1">
        <w:rPr>
          <w:rFonts w:cstheme="minorHAnsi"/>
          <w:i/>
          <w:iCs/>
          <w:lang w:eastAsia="it-IT"/>
        </w:rPr>
        <w:t>R. intestinalis</w:t>
      </w:r>
      <w:r w:rsidRPr="00DF3DB1">
        <w:rPr>
          <w:rFonts w:cstheme="minorHAnsi"/>
          <w:lang w:eastAsia="it-IT"/>
        </w:rPr>
        <w:t xml:space="preserve"> ASV000</w:t>
      </w:r>
      <w:r w:rsidR="00521747">
        <w:rPr>
          <w:rFonts w:cstheme="minorHAnsi"/>
          <w:lang w:eastAsia="it-IT"/>
        </w:rPr>
        <w:t xml:space="preserve">7, as </w:t>
      </w:r>
      <w:r w:rsidR="00CF6019">
        <w:rPr>
          <w:rFonts w:cstheme="minorHAnsi"/>
          <w:lang w:eastAsia="it-IT"/>
        </w:rPr>
        <w:t xml:space="preserve">it was the only ASV </w:t>
      </w:r>
      <w:r w:rsidR="000D5B88">
        <w:rPr>
          <w:rFonts w:cstheme="minorHAnsi"/>
          <w:lang w:eastAsia="it-IT"/>
        </w:rPr>
        <w:t>assigned</w:t>
      </w:r>
      <w:r w:rsidR="00CF6019">
        <w:rPr>
          <w:rFonts w:cstheme="minorHAnsi"/>
          <w:lang w:eastAsia="it-IT"/>
        </w:rPr>
        <w:t xml:space="preserve"> to </w:t>
      </w:r>
      <w:r w:rsidR="00CF6019" w:rsidRPr="00CF6019">
        <w:rPr>
          <w:rFonts w:cstheme="minorHAnsi"/>
          <w:i/>
          <w:iCs/>
          <w:lang w:eastAsia="it-IT"/>
        </w:rPr>
        <w:t>R. intestinalis</w:t>
      </w:r>
      <w:r w:rsidR="00CF6019">
        <w:rPr>
          <w:rFonts w:cstheme="minorHAnsi"/>
          <w:lang w:eastAsia="it-IT"/>
        </w:rPr>
        <w:t xml:space="preserve"> </w:t>
      </w:r>
      <w:r w:rsidR="00CF6019" w:rsidRPr="00B264C9">
        <w:rPr>
          <w:rFonts w:cstheme="minorHAnsi"/>
          <w:lang w:eastAsia="it-IT"/>
        </w:rPr>
        <w:t xml:space="preserve">species </w:t>
      </w:r>
      <w:r w:rsidRPr="00B264C9">
        <w:rPr>
          <w:rFonts w:cstheme="minorHAnsi"/>
          <w:lang w:eastAsia="it-IT"/>
        </w:rPr>
        <w:t>(</w:t>
      </w:r>
      <w:r w:rsidRPr="00B264C9">
        <w:rPr>
          <w:rFonts w:cstheme="minorHAnsi"/>
          <w:b/>
          <w:bCs/>
          <w:lang w:eastAsia="it-IT"/>
        </w:rPr>
        <w:t xml:space="preserve">Figure </w:t>
      </w:r>
      <w:r w:rsidR="00080D13" w:rsidRPr="00B264C9">
        <w:rPr>
          <w:rFonts w:cstheme="minorHAnsi"/>
          <w:b/>
          <w:bCs/>
          <w:lang w:eastAsia="it-IT"/>
        </w:rPr>
        <w:t>6</w:t>
      </w:r>
      <w:r w:rsidR="00FC2E56" w:rsidRPr="00B264C9">
        <w:rPr>
          <w:rFonts w:cstheme="minorHAnsi"/>
          <w:b/>
          <w:bCs/>
          <w:lang w:eastAsia="it-IT"/>
        </w:rPr>
        <w:t>B</w:t>
      </w:r>
      <w:r w:rsidRPr="00B264C9">
        <w:rPr>
          <w:rFonts w:cstheme="minorHAnsi"/>
          <w:lang w:eastAsia="it-IT"/>
        </w:rPr>
        <w:t xml:space="preserve"> and</w:t>
      </w:r>
      <w:r w:rsidRPr="00B264C9">
        <w:rPr>
          <w:rFonts w:cstheme="minorHAnsi"/>
          <w:b/>
          <w:bCs/>
          <w:lang w:eastAsia="it-IT"/>
        </w:rPr>
        <w:t xml:space="preserve"> </w:t>
      </w:r>
      <w:r w:rsidR="00080D13" w:rsidRPr="00B264C9">
        <w:rPr>
          <w:rFonts w:cstheme="minorHAnsi"/>
          <w:b/>
          <w:bCs/>
          <w:lang w:eastAsia="it-IT"/>
        </w:rPr>
        <w:t>6</w:t>
      </w:r>
      <w:r w:rsidR="00FC2E56" w:rsidRPr="00B264C9">
        <w:rPr>
          <w:rFonts w:cstheme="minorHAnsi"/>
          <w:b/>
          <w:bCs/>
          <w:lang w:eastAsia="it-IT"/>
        </w:rPr>
        <w:t>C</w:t>
      </w:r>
      <w:r w:rsidRPr="00B264C9">
        <w:rPr>
          <w:rFonts w:cstheme="minorHAnsi"/>
          <w:lang w:eastAsia="it-IT"/>
        </w:rPr>
        <w:t>).</w:t>
      </w:r>
      <w:r w:rsidRPr="00DF3DB1">
        <w:rPr>
          <w:rFonts w:cstheme="minorHAnsi"/>
          <w:lang w:eastAsia="it-IT"/>
        </w:rPr>
        <w:t xml:space="preserve"> </w:t>
      </w:r>
      <w:r w:rsidR="005005DD">
        <w:rPr>
          <w:rFonts w:cstheme="minorHAnsi"/>
          <w:lang w:eastAsia="it-IT"/>
        </w:rPr>
        <w:t>Our analysis showed that o</w:t>
      </w:r>
      <w:r w:rsidR="00CC50F5">
        <w:rPr>
          <w:rFonts w:cstheme="minorHAnsi"/>
          <w:lang w:eastAsia="it-IT"/>
        </w:rPr>
        <w:t>verall</w:t>
      </w:r>
      <w:r w:rsidR="00BC3BCF">
        <w:rPr>
          <w:rFonts w:cstheme="minorHAnsi"/>
          <w:lang w:eastAsia="it-IT"/>
        </w:rPr>
        <w:t xml:space="preserve"> neither</w:t>
      </w:r>
      <w:r w:rsidR="005005DD">
        <w:rPr>
          <w:rFonts w:cstheme="minorHAnsi"/>
          <w:lang w:eastAsia="it-IT"/>
        </w:rPr>
        <w:t xml:space="preserve"> </w:t>
      </w:r>
      <w:r w:rsidR="00CC50F5">
        <w:rPr>
          <w:rFonts w:cstheme="minorHAnsi"/>
          <w:lang w:eastAsia="it-IT"/>
        </w:rPr>
        <w:t>h</w:t>
      </w:r>
      <w:r w:rsidRPr="00DF3DB1">
        <w:rPr>
          <w:rFonts w:cstheme="minorHAnsi"/>
          <w:lang w:eastAsia="it-IT"/>
        </w:rPr>
        <w:t xml:space="preserve">igh </w:t>
      </w:r>
      <w:r w:rsidR="00BC3BCF">
        <w:rPr>
          <w:rFonts w:cstheme="minorHAnsi"/>
          <w:lang w:eastAsia="it-IT"/>
        </w:rPr>
        <w:t xml:space="preserve">or low </w:t>
      </w:r>
      <w:r w:rsidRPr="00DF3DB1">
        <w:rPr>
          <w:rFonts w:cstheme="minorHAnsi"/>
          <w:lang w:eastAsia="it-IT"/>
        </w:rPr>
        <w:t xml:space="preserve">dose of different </w:t>
      </w:r>
      <w:r w:rsidR="0087744D">
        <w:t>folate</w:t>
      </w:r>
      <w:r w:rsidRPr="00DF3DB1">
        <w:rPr>
          <w:rFonts w:cstheme="minorHAnsi"/>
          <w:lang w:eastAsia="it-IT"/>
        </w:rPr>
        <w:t xml:space="preserve"> forms led to significant changes in the abundance of </w:t>
      </w:r>
      <w:r w:rsidRPr="00DF3DB1">
        <w:rPr>
          <w:rFonts w:cstheme="minorHAnsi"/>
          <w:i/>
          <w:iCs/>
          <w:lang w:eastAsia="it-IT"/>
        </w:rPr>
        <w:t xml:space="preserve">R. </w:t>
      </w:r>
      <w:r w:rsidRPr="00DF3DB1">
        <w:rPr>
          <w:rFonts w:cstheme="minorHAnsi"/>
          <w:i/>
          <w:iCs/>
          <w:lang w:eastAsia="it-IT"/>
        </w:rPr>
        <w:lastRenderedPageBreak/>
        <w:t>intestinalis</w:t>
      </w:r>
      <w:r w:rsidRPr="00DF3DB1">
        <w:rPr>
          <w:rFonts w:cstheme="minorHAnsi"/>
          <w:lang w:eastAsia="it-IT"/>
        </w:rPr>
        <w:t xml:space="preserve"> ASV0007</w:t>
      </w:r>
      <w:r w:rsidR="004A6519">
        <w:rPr>
          <w:rFonts w:cstheme="minorHAnsi"/>
          <w:lang w:eastAsia="it-IT"/>
        </w:rPr>
        <w:t xml:space="preserve"> </w:t>
      </w:r>
      <w:r w:rsidR="00BC3BCF">
        <w:rPr>
          <w:rFonts w:cstheme="minorHAnsi"/>
          <w:lang w:eastAsia="it-IT"/>
        </w:rPr>
        <w:t xml:space="preserve">and the same applied when testing different folate forms for each donor </w:t>
      </w:r>
      <w:r w:rsidR="004A6519" w:rsidRPr="00BC3BCF">
        <w:rPr>
          <w:rFonts w:cstheme="minorHAnsi"/>
          <w:lang w:eastAsia="it-IT"/>
        </w:rPr>
        <w:t>(</w:t>
      </w:r>
      <w:r w:rsidR="004A6519" w:rsidRPr="00BC3BCF">
        <w:rPr>
          <w:rFonts w:cstheme="minorHAnsi"/>
          <w:b/>
          <w:bCs/>
          <w:lang w:eastAsia="it-IT"/>
        </w:rPr>
        <w:t>Supplementary</w:t>
      </w:r>
      <w:r w:rsidR="0007420E" w:rsidRPr="00BC3BCF">
        <w:rPr>
          <w:rFonts w:cstheme="minorHAnsi"/>
          <w:b/>
          <w:bCs/>
          <w:lang w:eastAsia="it-IT"/>
        </w:rPr>
        <w:t xml:space="preserve"> Table 1</w:t>
      </w:r>
      <w:r w:rsidR="0007420E" w:rsidRPr="00BC3BCF">
        <w:rPr>
          <w:rFonts w:cstheme="minorHAnsi"/>
          <w:lang w:eastAsia="it-IT"/>
        </w:rPr>
        <w:t>)</w:t>
      </w:r>
      <w:r w:rsidRPr="00BC3BCF">
        <w:rPr>
          <w:rFonts w:cstheme="minorHAnsi"/>
          <w:lang w:eastAsia="it-IT"/>
        </w:rPr>
        <w:t>.</w:t>
      </w:r>
    </w:p>
    <w:p w14:paraId="0B9CCCC5" w14:textId="1CB7FC8F" w:rsidR="00146753" w:rsidRDefault="00403207" w:rsidP="00912A05">
      <w:pPr>
        <w:snapToGrid w:val="0"/>
        <w:spacing w:before="120" w:after="120" w:line="480" w:lineRule="auto"/>
        <w:contextualSpacing/>
        <w:jc w:val="both"/>
        <w:rPr>
          <w:rFonts w:cstheme="minorHAnsi"/>
          <w:lang w:eastAsia="it-IT"/>
        </w:rPr>
        <w:pPrChange w:id="171" w:author="Kundra  Palni" w:date="2024-09-03T11:50:00Z" w16du:dateUtc="2024-09-03T09:50:00Z">
          <w:pPr>
            <w:snapToGrid w:val="0"/>
            <w:spacing w:line="480" w:lineRule="auto"/>
            <w:jc w:val="both"/>
          </w:pPr>
        </w:pPrChange>
      </w:pPr>
      <w:r>
        <w:rPr>
          <w:rFonts w:cstheme="minorHAnsi"/>
          <w:noProof/>
          <w:lang w:eastAsia="it-IT"/>
          <w14:ligatures w14:val="standardContextual"/>
        </w:rPr>
        <w:drawing>
          <wp:inline distT="0" distB="0" distL="0" distR="0" wp14:anchorId="5960B810" wp14:editId="476315F4">
            <wp:extent cx="5972810" cy="4137660"/>
            <wp:effectExtent l="0" t="0" r="0" b="2540"/>
            <wp:docPr id="9830998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99862" name="Picture 983099862"/>
                    <pic:cNvPicPr/>
                  </pic:nvPicPr>
                  <pic:blipFill>
                    <a:blip r:embed="rId18">
                      <a:extLst>
                        <a:ext uri="{28A0092B-C50C-407E-A947-70E740481C1C}">
                          <a14:useLocalDpi xmlns:a14="http://schemas.microsoft.com/office/drawing/2010/main" val="0"/>
                        </a:ext>
                      </a:extLst>
                    </a:blip>
                    <a:stretch>
                      <a:fillRect/>
                    </a:stretch>
                  </pic:blipFill>
                  <pic:spPr>
                    <a:xfrm>
                      <a:off x="0" y="0"/>
                      <a:ext cx="5972810" cy="4137660"/>
                    </a:xfrm>
                    <a:prstGeom prst="rect">
                      <a:avLst/>
                    </a:prstGeom>
                  </pic:spPr>
                </pic:pic>
              </a:graphicData>
            </a:graphic>
          </wp:inline>
        </w:drawing>
      </w:r>
    </w:p>
    <w:p w14:paraId="0FE72002" w14:textId="77777777" w:rsidR="00403207" w:rsidRPr="005F7A9D" w:rsidRDefault="00403207" w:rsidP="00912A05">
      <w:pPr>
        <w:snapToGrid w:val="0"/>
        <w:spacing w:before="120" w:after="120" w:line="480" w:lineRule="auto"/>
        <w:contextualSpacing/>
        <w:jc w:val="both"/>
        <w:rPr>
          <w:b/>
          <w:bCs/>
        </w:rPr>
        <w:pPrChange w:id="172" w:author="Kundra  Palni" w:date="2024-09-03T11:50:00Z" w16du:dateUtc="2024-09-03T09:50:00Z">
          <w:pPr>
            <w:snapToGrid w:val="0"/>
            <w:spacing w:line="480" w:lineRule="auto"/>
            <w:jc w:val="both"/>
          </w:pPr>
        </w:pPrChange>
      </w:pPr>
      <w:r w:rsidRPr="005F7A9D">
        <w:rPr>
          <w:b/>
          <w:bCs/>
          <w:u w:val="single"/>
          <w:lang w:eastAsia="it-IT"/>
        </w:rPr>
        <w:t>Figure 5:</w:t>
      </w:r>
      <w:r w:rsidRPr="005F7A9D">
        <w:rPr>
          <w:b/>
          <w:bCs/>
          <w:lang w:eastAsia="it-IT"/>
        </w:rPr>
        <w:t xml:space="preserve"> Total bacteria concentrations (A) and principal-coordinate analysis plots (PCoA) of weighted Unifrac distance matrices (B) after 48 h fecal batch fermentation of five microbiota (D1 to D5)</w:t>
      </w:r>
      <w:r w:rsidRPr="005F7A9D">
        <w:rPr>
          <w:lang w:eastAsia="it-IT"/>
        </w:rPr>
        <w:t xml:space="preserve"> </w:t>
      </w:r>
      <w:r w:rsidRPr="005F7A9D">
        <w:rPr>
          <w:b/>
          <w:bCs/>
          <w:lang w:eastAsia="it-IT"/>
        </w:rPr>
        <w:t xml:space="preserve">with different folate forms (THF, folic acid, F-THF, M-THF) at two doses of 50 µg/l (i.) and 200 µg/l (ii.) and no folate addition </w:t>
      </w:r>
      <w:r w:rsidRPr="005F7A9D">
        <w:rPr>
          <w:b/>
          <w:bCs/>
        </w:rPr>
        <w:t>(No B9</w:t>
      </w:r>
      <w:r w:rsidRPr="00403207">
        <w:t>). Total bacteria data are means and standard deviations of three biological replicates.</w:t>
      </w:r>
    </w:p>
    <w:p w14:paraId="0BC2C638" w14:textId="77777777" w:rsidR="00403207" w:rsidRDefault="00403207" w:rsidP="00912A05">
      <w:pPr>
        <w:snapToGrid w:val="0"/>
        <w:spacing w:before="120" w:after="120" w:line="480" w:lineRule="auto"/>
        <w:contextualSpacing/>
        <w:jc w:val="both"/>
        <w:rPr>
          <w:rFonts w:cstheme="minorHAnsi"/>
          <w:lang w:eastAsia="it-IT"/>
        </w:rPr>
        <w:pPrChange w:id="173" w:author="Kundra  Palni" w:date="2024-09-03T11:50:00Z" w16du:dateUtc="2024-09-03T09:50:00Z">
          <w:pPr>
            <w:snapToGrid w:val="0"/>
            <w:spacing w:line="480" w:lineRule="auto"/>
            <w:jc w:val="both"/>
          </w:pPr>
        </w:pPrChange>
      </w:pPr>
    </w:p>
    <w:p w14:paraId="68B8A487" w14:textId="77777777" w:rsidR="00403207" w:rsidRDefault="00403207" w:rsidP="00912A05">
      <w:pPr>
        <w:snapToGrid w:val="0"/>
        <w:spacing w:before="120" w:after="120" w:line="480" w:lineRule="auto"/>
        <w:contextualSpacing/>
        <w:jc w:val="both"/>
        <w:rPr>
          <w:rFonts w:cstheme="minorHAnsi"/>
          <w:lang w:eastAsia="it-IT"/>
        </w:rPr>
        <w:pPrChange w:id="174" w:author="Kundra  Palni" w:date="2024-09-03T11:50:00Z" w16du:dateUtc="2024-09-03T09:50:00Z">
          <w:pPr>
            <w:snapToGrid w:val="0"/>
            <w:spacing w:line="480" w:lineRule="auto"/>
            <w:jc w:val="both"/>
          </w:pPr>
        </w:pPrChange>
      </w:pPr>
    </w:p>
    <w:p w14:paraId="5C7C2A3D" w14:textId="77777777" w:rsidR="00403207" w:rsidRDefault="00403207" w:rsidP="00912A05">
      <w:pPr>
        <w:snapToGrid w:val="0"/>
        <w:spacing w:before="120" w:after="120" w:line="480" w:lineRule="auto"/>
        <w:contextualSpacing/>
        <w:jc w:val="both"/>
        <w:rPr>
          <w:rFonts w:cstheme="minorHAnsi"/>
          <w:lang w:eastAsia="it-IT"/>
        </w:rPr>
        <w:pPrChange w:id="175" w:author="Kundra  Palni" w:date="2024-09-03T11:50:00Z" w16du:dateUtc="2024-09-03T09:50:00Z">
          <w:pPr>
            <w:snapToGrid w:val="0"/>
            <w:spacing w:line="480" w:lineRule="auto"/>
            <w:jc w:val="both"/>
          </w:pPr>
        </w:pPrChange>
      </w:pPr>
    </w:p>
    <w:p w14:paraId="1A5C5035" w14:textId="4BFC025E" w:rsidR="00403207" w:rsidRDefault="00403207" w:rsidP="00912A05">
      <w:pPr>
        <w:snapToGrid w:val="0"/>
        <w:spacing w:before="120" w:after="120" w:line="480" w:lineRule="auto"/>
        <w:contextualSpacing/>
        <w:jc w:val="both"/>
        <w:rPr>
          <w:rFonts w:cstheme="minorHAnsi"/>
          <w:lang w:eastAsia="it-IT"/>
        </w:rPr>
        <w:pPrChange w:id="176" w:author="Kundra  Palni" w:date="2024-09-03T11:50:00Z" w16du:dateUtc="2024-09-03T09:50:00Z">
          <w:pPr>
            <w:snapToGrid w:val="0"/>
            <w:spacing w:line="480" w:lineRule="auto"/>
            <w:jc w:val="both"/>
          </w:pPr>
        </w:pPrChange>
      </w:pPr>
      <w:r>
        <w:rPr>
          <w:rFonts w:cstheme="minorHAnsi"/>
          <w:noProof/>
          <w:lang w:eastAsia="it-IT"/>
          <w14:ligatures w14:val="standardContextual"/>
        </w:rPr>
        <w:lastRenderedPageBreak/>
        <w:drawing>
          <wp:inline distT="0" distB="0" distL="0" distR="0" wp14:anchorId="1DF3A665" wp14:editId="21F52BD0">
            <wp:extent cx="5972810" cy="5934710"/>
            <wp:effectExtent l="0" t="0" r="0" b="0"/>
            <wp:docPr id="342551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1527" name="Picture 342551527"/>
                    <pic:cNvPicPr/>
                  </pic:nvPicPr>
                  <pic:blipFill>
                    <a:blip r:embed="rId19">
                      <a:extLst>
                        <a:ext uri="{28A0092B-C50C-407E-A947-70E740481C1C}">
                          <a14:useLocalDpi xmlns:a14="http://schemas.microsoft.com/office/drawing/2010/main" val="0"/>
                        </a:ext>
                      </a:extLst>
                    </a:blip>
                    <a:stretch>
                      <a:fillRect/>
                    </a:stretch>
                  </pic:blipFill>
                  <pic:spPr>
                    <a:xfrm>
                      <a:off x="0" y="0"/>
                      <a:ext cx="5972810" cy="5934710"/>
                    </a:xfrm>
                    <a:prstGeom prst="rect">
                      <a:avLst/>
                    </a:prstGeom>
                  </pic:spPr>
                </pic:pic>
              </a:graphicData>
            </a:graphic>
          </wp:inline>
        </w:drawing>
      </w:r>
    </w:p>
    <w:p w14:paraId="7FC9188F" w14:textId="77777777" w:rsidR="008965D0" w:rsidRPr="008965D0" w:rsidRDefault="008965D0" w:rsidP="00912A05">
      <w:pPr>
        <w:snapToGrid w:val="0"/>
        <w:spacing w:before="120" w:after="120" w:line="480" w:lineRule="auto"/>
        <w:contextualSpacing/>
        <w:jc w:val="both"/>
        <w:pPrChange w:id="177" w:author="Kundra  Palni" w:date="2024-09-03T11:50:00Z" w16du:dateUtc="2024-09-03T09:50:00Z">
          <w:pPr>
            <w:snapToGrid w:val="0"/>
            <w:spacing w:line="480" w:lineRule="auto"/>
            <w:jc w:val="both"/>
          </w:pPr>
        </w:pPrChange>
      </w:pPr>
      <w:bookmarkStart w:id="178" w:name="OLE_LINK16"/>
      <w:r w:rsidRPr="005F7A9D">
        <w:rPr>
          <w:b/>
          <w:bCs/>
          <w:u w:val="single"/>
          <w:lang w:eastAsia="it-IT"/>
        </w:rPr>
        <w:t>Figure 6</w:t>
      </w:r>
      <w:r w:rsidRPr="005F7A9D">
        <w:rPr>
          <w:b/>
          <w:bCs/>
          <w:lang w:eastAsia="it-IT"/>
        </w:rPr>
        <w:t xml:space="preserve">: Concentration and </w:t>
      </w:r>
      <w:bookmarkEnd w:id="178"/>
      <w:r w:rsidRPr="005F7A9D">
        <w:rPr>
          <w:b/>
          <w:bCs/>
          <w:lang w:eastAsia="it-IT"/>
        </w:rPr>
        <w:t xml:space="preserve">relative abundance of </w:t>
      </w:r>
      <w:r w:rsidRPr="005F7A9D">
        <w:rPr>
          <w:b/>
          <w:bCs/>
          <w:i/>
          <w:iCs/>
        </w:rPr>
        <w:t xml:space="preserve">Roseburia intestinalis </w:t>
      </w:r>
      <w:r w:rsidRPr="005F7A9D">
        <w:rPr>
          <w:b/>
          <w:bCs/>
        </w:rPr>
        <w:t xml:space="preserve">in all tested conditions. (A) </w:t>
      </w:r>
      <w:r w:rsidRPr="005F7A9D">
        <w:rPr>
          <w:i/>
          <w:iCs/>
        </w:rPr>
        <w:t>Roseburia intestinalis</w:t>
      </w:r>
      <w:r w:rsidRPr="005F7A9D">
        <w:t xml:space="preserve"> quantified by qPCR after 48 h fecal batch fermentations with 50 µg/l (i.) and 200 µg/l (ii.) of five donors (D1-D5). Values are mean of independent triplicates. Missing values were not detected. Heatmaps represent </w:t>
      </w:r>
      <w:r w:rsidRPr="005F7A9D">
        <w:rPr>
          <w:lang w:eastAsia="it-IT"/>
        </w:rPr>
        <w:t xml:space="preserve">relative abundance (%) of </w:t>
      </w:r>
      <w:r w:rsidRPr="005F7A9D">
        <w:rPr>
          <w:i/>
          <w:iCs/>
          <w:lang w:eastAsia="it-IT"/>
        </w:rPr>
        <w:t>Roseburia</w:t>
      </w:r>
      <w:r w:rsidRPr="005F7A9D">
        <w:rPr>
          <w:lang w:eastAsia="it-IT"/>
        </w:rPr>
        <w:t xml:space="preserve"> ASVs after rarefication in the samples with 50 µg/l </w:t>
      </w:r>
      <w:r w:rsidRPr="005F7A9D">
        <w:rPr>
          <w:b/>
          <w:bCs/>
          <w:lang w:eastAsia="it-IT"/>
        </w:rPr>
        <w:t>(B)</w:t>
      </w:r>
      <w:r w:rsidRPr="005F7A9D">
        <w:rPr>
          <w:lang w:eastAsia="it-IT"/>
        </w:rPr>
        <w:t xml:space="preserve"> and 200 µg/l </w:t>
      </w:r>
      <w:r w:rsidRPr="005F7A9D">
        <w:rPr>
          <w:b/>
          <w:bCs/>
          <w:lang w:eastAsia="it-IT"/>
        </w:rPr>
        <w:t>(C)</w:t>
      </w:r>
      <w:r w:rsidRPr="005F7A9D">
        <w:rPr>
          <w:lang w:eastAsia="it-IT"/>
        </w:rPr>
        <w:t xml:space="preserve"> folate dose. Values are presented as a means of triplicates.</w:t>
      </w:r>
    </w:p>
    <w:p w14:paraId="46C9D750" w14:textId="77777777" w:rsidR="00403207" w:rsidRDefault="00403207" w:rsidP="00912A05">
      <w:pPr>
        <w:snapToGrid w:val="0"/>
        <w:spacing w:before="120" w:after="120" w:line="480" w:lineRule="auto"/>
        <w:contextualSpacing/>
        <w:jc w:val="both"/>
        <w:rPr>
          <w:rFonts w:cstheme="minorHAnsi"/>
          <w:lang w:eastAsia="it-IT"/>
        </w:rPr>
        <w:pPrChange w:id="179" w:author="Kundra  Palni" w:date="2024-09-03T11:50:00Z" w16du:dateUtc="2024-09-03T09:50:00Z">
          <w:pPr>
            <w:snapToGrid w:val="0"/>
            <w:spacing w:line="480" w:lineRule="auto"/>
            <w:jc w:val="both"/>
          </w:pPr>
        </w:pPrChange>
      </w:pPr>
    </w:p>
    <w:p w14:paraId="21E4DFA8" w14:textId="1D4FCB33" w:rsidR="00146753" w:rsidRPr="00912A05" w:rsidRDefault="00146753" w:rsidP="00912A05">
      <w:pPr>
        <w:pStyle w:val="Heading2"/>
        <w:spacing w:before="120" w:after="120"/>
        <w:contextualSpacing/>
        <w:rPr>
          <w:rFonts w:ascii="Times New Roman" w:hAnsi="Times New Roman" w:cs="Times New Roman"/>
          <w:b/>
          <w:bCs/>
          <w:color w:val="auto"/>
          <w:rPrChange w:id="180" w:author="Kundra  Palni" w:date="2024-09-03T11:50:00Z" w16du:dateUtc="2024-09-03T09:50:00Z">
            <w:rPr/>
          </w:rPrChange>
        </w:rPr>
        <w:pPrChange w:id="181" w:author="Kundra  Palni" w:date="2024-09-03T11:51:00Z" w16du:dateUtc="2024-09-03T09:51:00Z">
          <w:pPr>
            <w:pStyle w:val="Heading3"/>
            <w:snapToGrid w:val="0"/>
            <w:spacing w:line="480" w:lineRule="auto"/>
          </w:pPr>
        </w:pPrChange>
      </w:pPr>
      <w:bookmarkStart w:id="182" w:name="_Toc136426441"/>
      <w:bookmarkStart w:id="183" w:name="_Toc136431708"/>
      <w:bookmarkStart w:id="184" w:name="_Toc136439619"/>
      <w:bookmarkStart w:id="185" w:name="_Toc146538937"/>
      <w:r w:rsidRPr="00912A05">
        <w:rPr>
          <w:rFonts w:ascii="Times New Roman" w:hAnsi="Times New Roman" w:cs="Times New Roman"/>
          <w:b/>
          <w:bCs/>
          <w:color w:val="auto"/>
          <w:rPrChange w:id="186" w:author="Kundra  Palni" w:date="2024-09-03T11:50:00Z" w16du:dateUtc="2024-09-03T09:50:00Z">
            <w:rPr>
              <w:b w:val="0"/>
            </w:rPr>
          </w:rPrChange>
        </w:rPr>
        <w:t>D</w:t>
      </w:r>
      <w:bookmarkEnd w:id="182"/>
      <w:bookmarkEnd w:id="183"/>
      <w:bookmarkEnd w:id="184"/>
      <w:bookmarkEnd w:id="185"/>
      <w:r w:rsidR="00315B4F" w:rsidRPr="00912A05">
        <w:rPr>
          <w:rFonts w:ascii="Times New Roman" w:hAnsi="Times New Roman" w:cs="Times New Roman"/>
          <w:b/>
          <w:bCs/>
          <w:color w:val="auto"/>
          <w:rPrChange w:id="187" w:author="Kundra  Palni" w:date="2024-09-03T11:50:00Z" w16du:dateUtc="2024-09-03T09:50:00Z">
            <w:rPr>
              <w:b w:val="0"/>
            </w:rPr>
          </w:rPrChange>
        </w:rPr>
        <w:t>ISCUSSION</w:t>
      </w:r>
    </w:p>
    <w:p w14:paraId="6464F0D8" w14:textId="5F5145A0" w:rsidR="00146753" w:rsidRPr="00DF3DB1" w:rsidRDefault="00146753" w:rsidP="00912A05">
      <w:pPr>
        <w:snapToGrid w:val="0"/>
        <w:spacing w:before="120" w:after="120" w:line="480" w:lineRule="auto"/>
        <w:contextualSpacing/>
        <w:jc w:val="both"/>
        <w:rPr>
          <w:rFonts w:cstheme="minorHAnsi"/>
        </w:rPr>
        <w:pPrChange w:id="188" w:author="Kundra  Palni" w:date="2024-09-03T11:51:00Z" w16du:dateUtc="2024-09-03T09:51:00Z">
          <w:pPr>
            <w:snapToGrid w:val="0"/>
            <w:spacing w:line="480" w:lineRule="auto"/>
            <w:jc w:val="both"/>
          </w:pPr>
        </w:pPrChange>
      </w:pPr>
      <w:r w:rsidRPr="00DF3DB1">
        <w:rPr>
          <w:rFonts w:cstheme="minorHAnsi"/>
        </w:rPr>
        <w:t xml:space="preserve">The main </w:t>
      </w:r>
      <w:r w:rsidR="00516631">
        <w:rPr>
          <w:rFonts w:cstheme="minorHAnsi"/>
        </w:rPr>
        <w:t>goal</w:t>
      </w:r>
      <w:r w:rsidR="00516631" w:rsidRPr="00DF3DB1">
        <w:rPr>
          <w:rFonts w:cstheme="minorHAnsi"/>
        </w:rPr>
        <w:t xml:space="preserve"> </w:t>
      </w:r>
      <w:r w:rsidRPr="00DF3DB1">
        <w:rPr>
          <w:rFonts w:cstheme="minorHAnsi"/>
        </w:rPr>
        <w:t xml:space="preserve">of </w:t>
      </w:r>
      <w:r w:rsidR="00516631">
        <w:rPr>
          <w:rFonts w:cstheme="minorHAnsi"/>
        </w:rPr>
        <w:t>our</w:t>
      </w:r>
      <w:r w:rsidRPr="00DF3DB1">
        <w:rPr>
          <w:rFonts w:cstheme="minorHAnsi"/>
        </w:rPr>
        <w:t xml:space="preserve"> study was to </w:t>
      </w:r>
      <w:r w:rsidR="00516631">
        <w:rPr>
          <w:rFonts w:cstheme="minorHAnsi"/>
        </w:rPr>
        <w:t>determine</w:t>
      </w:r>
      <w:r w:rsidR="00516631" w:rsidRPr="00DF3DB1">
        <w:rPr>
          <w:rFonts w:cstheme="minorHAnsi"/>
        </w:rPr>
        <w:t xml:space="preserve"> </w:t>
      </w:r>
      <w:r w:rsidRPr="00DF3DB1">
        <w:rPr>
          <w:rFonts w:cstheme="minorHAnsi"/>
        </w:rPr>
        <w:t xml:space="preserve">if and how different forms of </w:t>
      </w:r>
      <w:r w:rsidR="00570ACC">
        <w:t>folate</w:t>
      </w:r>
      <w:r w:rsidR="0085019F">
        <w:t xml:space="preserve"> – </w:t>
      </w:r>
      <w:r w:rsidR="0085019F">
        <w:rPr>
          <w:rFonts w:cstheme="minorHAnsi"/>
        </w:rPr>
        <w:t>synthetic</w:t>
      </w:r>
      <w:r w:rsidR="0085019F" w:rsidRPr="00DF3DB1">
        <w:rPr>
          <w:rFonts w:cstheme="minorHAnsi"/>
        </w:rPr>
        <w:t xml:space="preserve"> fo</w:t>
      </w:r>
      <w:r w:rsidR="0085019F">
        <w:rPr>
          <w:rFonts w:cstheme="minorHAnsi"/>
        </w:rPr>
        <w:t>lic acid</w:t>
      </w:r>
      <w:r w:rsidR="0085019F">
        <w:t xml:space="preserve"> and forms </w:t>
      </w:r>
      <w:r w:rsidR="00516631">
        <w:rPr>
          <w:rFonts w:cstheme="minorHAnsi"/>
        </w:rPr>
        <w:t>produced by gut microbes</w:t>
      </w:r>
      <w:r w:rsidR="00715CF8">
        <w:rPr>
          <w:rFonts w:cstheme="minorHAnsi"/>
        </w:rPr>
        <w:t xml:space="preserve"> </w:t>
      </w:r>
      <w:r w:rsidR="0085019F">
        <w:rPr>
          <w:rFonts w:cstheme="minorHAnsi"/>
        </w:rPr>
        <w:t>–</w:t>
      </w:r>
      <w:r w:rsidRPr="00DF3DB1">
        <w:rPr>
          <w:rFonts w:cstheme="minorHAnsi"/>
        </w:rPr>
        <w:t xml:space="preserve"> </w:t>
      </w:r>
      <w:r w:rsidR="00516631">
        <w:rPr>
          <w:rFonts w:cstheme="minorHAnsi"/>
        </w:rPr>
        <w:t xml:space="preserve">can </w:t>
      </w:r>
      <w:r w:rsidRPr="00DF3DB1">
        <w:rPr>
          <w:rFonts w:cstheme="minorHAnsi"/>
        </w:rPr>
        <w:t>support the growth of</w:t>
      </w:r>
      <w:r w:rsidR="00516631">
        <w:rPr>
          <w:rFonts w:cstheme="minorHAnsi"/>
        </w:rPr>
        <w:t xml:space="preserve"> the</w:t>
      </w:r>
      <w:r w:rsidRPr="00DF3DB1">
        <w:rPr>
          <w:rFonts w:cstheme="minorHAnsi"/>
        </w:rPr>
        <w:t xml:space="preserve"> </w:t>
      </w:r>
      <w:r w:rsidR="00570ACC">
        <w:t>folate</w:t>
      </w:r>
      <w:r w:rsidRPr="00DF3DB1">
        <w:rPr>
          <w:rFonts w:cstheme="minorHAnsi"/>
        </w:rPr>
        <w:t xml:space="preserve"> auxotrophic </w:t>
      </w:r>
      <w:r w:rsidR="00516631">
        <w:rPr>
          <w:rFonts w:cstheme="minorHAnsi"/>
        </w:rPr>
        <w:t xml:space="preserve">and butyrate-producing </w:t>
      </w:r>
      <w:r w:rsidRPr="00DF3DB1">
        <w:rPr>
          <w:rFonts w:cstheme="minorHAnsi"/>
          <w:i/>
          <w:iCs/>
        </w:rPr>
        <w:t>R. intestinalis</w:t>
      </w:r>
      <w:r w:rsidRPr="00DF3DB1">
        <w:rPr>
          <w:rFonts w:cstheme="minorHAnsi"/>
        </w:rPr>
        <w:t xml:space="preserve"> </w:t>
      </w:r>
      <w:r>
        <w:rPr>
          <w:rFonts w:cstheme="minorHAnsi"/>
        </w:rPr>
        <w:t>and modulate the human gut microbiota composition and activity profiles</w:t>
      </w:r>
      <w:r w:rsidRPr="00DF3DB1">
        <w:rPr>
          <w:rFonts w:cstheme="minorHAnsi"/>
        </w:rPr>
        <w:t>.</w:t>
      </w:r>
    </w:p>
    <w:p w14:paraId="0F787862" w14:textId="27992E12" w:rsidR="00146753" w:rsidRPr="009F2174" w:rsidRDefault="00592F2E" w:rsidP="00912A05">
      <w:pPr>
        <w:snapToGrid w:val="0"/>
        <w:spacing w:before="120" w:after="120" w:line="480" w:lineRule="auto"/>
        <w:contextualSpacing/>
        <w:jc w:val="both"/>
        <w:rPr>
          <w:rPrChange w:id="189" w:author="Kundra  Palni" w:date="2024-08-27T17:07:00Z" w16du:dateUtc="2024-08-27T15:07:00Z">
            <w:rPr>
              <w:lang w:val="it-IT"/>
            </w:rPr>
          </w:rPrChange>
        </w:rPr>
        <w:pPrChange w:id="190" w:author="Kundra  Palni" w:date="2024-09-03T11:51:00Z" w16du:dateUtc="2024-09-03T09:51:00Z">
          <w:pPr>
            <w:snapToGrid w:val="0"/>
            <w:spacing w:line="480" w:lineRule="auto"/>
            <w:jc w:val="both"/>
          </w:pPr>
        </w:pPrChange>
      </w:pPr>
      <w:r w:rsidRPr="070B60A4">
        <w:t>F</w:t>
      </w:r>
      <w:r w:rsidR="00146753" w:rsidRPr="070B60A4">
        <w:t xml:space="preserve">irst, we confirmed and quantified the </w:t>
      </w:r>
      <w:r w:rsidR="00516631" w:rsidRPr="070B60A4">
        <w:t xml:space="preserve">production </w:t>
      </w:r>
      <w:r w:rsidR="00146753" w:rsidRPr="070B60A4">
        <w:t>of</w:t>
      </w:r>
      <w:r w:rsidR="00516631" w:rsidRPr="070B60A4">
        <w:t xml:space="preserve"> different</w:t>
      </w:r>
      <w:r w:rsidR="00146753" w:rsidRPr="070B60A4">
        <w:t xml:space="preserve"> </w:t>
      </w:r>
      <w:r w:rsidR="009C1ED2">
        <w:t>folate</w:t>
      </w:r>
      <w:r w:rsidR="00184FC0">
        <w:t xml:space="preserve"> forms</w:t>
      </w:r>
      <w:r w:rsidR="00146753" w:rsidRPr="070B60A4">
        <w:t xml:space="preserve"> of all tested predicted </w:t>
      </w:r>
      <w:r w:rsidR="009C1ED2">
        <w:t>folate</w:t>
      </w:r>
      <w:r w:rsidR="00146753" w:rsidRPr="070B60A4">
        <w:t xml:space="preserve"> prototrophic gut strains. These findings </w:t>
      </w:r>
      <w:r w:rsidR="008433B7" w:rsidRPr="070B60A4">
        <w:t xml:space="preserve">confirmed </w:t>
      </w:r>
      <w:r w:rsidR="00146753" w:rsidRPr="070B60A4">
        <w:t xml:space="preserve">the earlier </w:t>
      </w:r>
      <w:r w:rsidR="00146753" w:rsidRPr="070B60A4">
        <w:rPr>
          <w:i/>
          <w:iCs/>
        </w:rPr>
        <w:t>in silico</w:t>
      </w:r>
      <w:r w:rsidR="00146753" w:rsidRPr="070B60A4">
        <w:t xml:space="preserve"> predictions of </w:t>
      </w:r>
      <w:r w:rsidR="009C1ED2">
        <w:t>folate</w:t>
      </w:r>
      <w:r w:rsidR="00146753" w:rsidRPr="070B60A4">
        <w:t xml:space="preserve"> production by these strains </w:t>
      </w:r>
      <w:r w:rsidRPr="070B60A4">
        <w:fldChar w:fldCharType="begin" w:fldLock="1"/>
      </w:r>
      <w:r w:rsidR="00CB03BE">
        <w:instrText xml:space="preserve"> ADDIN ZOTERO_ITEM CSL_CITATION {"citationID":"HWcj1Xyl","properties":{"formattedCitation":"\\super 7,11\\nosupersub{}","plainCitation":"7,11","noteIndex":0},"citationItems":[{"id":"qHVHml6D/nyMsML2J","uris":["http://www.mendeley.com/documents/?uuid=f2657225-f08b-4c73-8928-5f001f7e8c23"],"itemData":{"DOI":"10.3389/fgene.2015.00148","ISBN":"1664-8021","ISSN":"16648021","PMID":"25941533","abstract":"The human gut microbiota supplies its host with essential nutrients, including B-vitamins. Using the PubSEED platform, we systematically assessed the genomes of 256 common human gut bacteria for the presence of biosynthesis pathways for eight B-vitamins: biotin, cobalamin, folate, niacin, pantothenate, pyridoxine, riboflavin, and thiamin. On the basis of the presence and absence of genome annotations, we predicted that each of the eight vitamins was produced by 40-65% of the 256 human gut microbes. The distribution of synthesis pathways was diverse; some genomes had all eight biosynthesis pathways, whereas others contained no de novo synthesis pathways. We compared our predictions to experimental data from 16 organisms and found 88% of our predictions to be in agreement with published data. In addition, we identified several pairs of organisms whose vitamin synthesis pathway pattern complemented those of other organisms. This analysis suggests that human gut bacteria actively exchange B-vitamins among each other, thereby enabling the survival of organisms that do not synthesize any of these essential cofactors. This result indicates the co-evolution of the gut microbes in the human gut environment. Our work presents the first comprehensive assessment of the B-vitamin synthesis capabilities of the human gut microbiota. We propose that in addition to diet, the gut microbiota is an important source of B-vitamins, and that changes in the gut microbiota composition can severely affect our dietary B-vitamin requirements.","author":[{"dropping-particle":"","family":"Magnúsdóttir","given":"Stefanía","non-dropping-particle":"","parse-names":false,"suffix":""},{"dropping-particle":"","family":"Ravcheev","given":"Dmitry","non-dropping-particle":"","parse-names":false,"suffix":""},{"dropping-particle":"","family":"Crécy-Lagard","given":"Valérie","non-dropping-particle":"De","parse-names":false,"suffix":""},{"dropping-particle":"","family":"Thiele","given":"Ines","non-dropping-particle":"","parse-names":false,"suffix":""}],"container-title":"Frontiers in Genetics","id":"ITEM-1","issue":"MAR","issued":{"date-parts":[["2015"]]},"page":"148","title":"Systematic genome assessment of B-vitamin biosynthesis suggests cooperation among gut microbes","type":"article-journal","volume":"6"}},{"id":"qHVHml6D/TdRejFIe","uris":["http://www.mendeley.com/documents/?uuid=0f070ce5-d482-4ca1-ad64-499825924f08"],"itemData":{"DOI":"10.3389/fmicb.2019.01316","ISSN":"1664-302X","abstract":"The human gut microbiome harbors a diverse array of metabolic pathways contributing to its development and homeostasis via a complex web of diet-dependent metabolic interactions within the microbial community and host. Genomics-based reconstruction and predictive modeling of these interactions would provide a framework for diagnostics and treatment of dysbiosis-related syndromes via rational selection of therapeutic prebiotics and dietary nutrients. Of particular interest are micronutrients, such as B-group vitamins, precursors of indispensable metabolic cofactors, that are produced de novo by some gut bacteria (prototrophs) but must be provided exogenously in the diet for many other bacterial species (auxotrophs) as well as for the mammalian host. Cross-feeding of B vitamins between prototrophic and auxotrophic species is expected to strongly contribute to the homeostasis of microbial communities in the distal gut given the efficient absorption of dietary vitamins in the upper gastrointestinal tract. To confidently estimate the balance of microbiome micronutrient biosynthetic capabilities and requirements using available genomic data, we have performed a subsystems-based reconstruction of biogenesis, salvage and uptake for eight B vitamins and queuosine over a reference set of 2,228 bacterial genomes representing 690 cultured species of the human gastrointestinal microbiota. This allowed us to classify the studied organisms with respect to their pathway variants and infer their prototrophic vs auxotrophic phenotypes. In addition to canonical vitamin pathways, several conserved partial pathways were identified pointing to alternative routes of syntrophic metabolism and expanding a microbial vitamin “menu” by several pathway intermediates (vitamers) such as thiazole, quinolinate, dethiobiotin, pantoate. A cross-species comparison was applied to assess the extent of conservation of vitamin phenotypes at distinct taxonomic levels (from strains to families). The obtained reference collection combined with 16S rRNA-based phylogenetic profiles was used to deduce phenotype profiles of human gut microbiota across in two large cohorts. This analysis provided the first estimate of B-vitamin requirements, production and sharing capabilities in the human gut microbiome establishing predictive phenotype profiling as a new approach to classification of microbiome samples. Future expansion of our reference genomic collection of metabolic phenotypes will allow further …","author":[{"dropping-particle":"","family":"Rodionov","given":"Dmitry A.","non-dropping-particle":"","parse-names":false,"suffix":""},{"dropping-particle":"","family":"Arzamasov","given":"Aleksandr A.","non-dropping-particle":"","parse-names":false,"suffix":""},{"dropping-particle":"","family":"Khoroshkin","given":"Matvei S.","non-dropping-particle":"","parse-names":false,"suffix":""},{"dropping-particle":"","family":"Iablokov","given":"Stanislav N.","non-dropping-particle":"","parse-names":false,"suffix":""},{"dropping-particle":"","family":"Leyn","given":"Semen A.","non-dropping-particle":"","parse-names":false,"suffix":""},{"dropping-particle":"","family":"Peterson","given":"Scott N.","non-dropping-particle":"","parse-names":false,"suffix":""},{"dropping-particle":"","family":"Novichkov","given":"Pavel S.","non-dropping-particle":"","parse-names":false,"suffix":""},{"dropping-particle":"","family":"Osterman","given":"Andrei L.","non-dropping-particle":"","parse-names":false,"suffix":""}],"container-title":"Frontiers in Microbiology","id":"ITEM-2","issued":{"date-parts":[["2019","6","12"]]},"page":"1316","publisher":"Frontiers","title":"Micronutrient Requirements and Sharing Capabilities of the Human Gut Microbiome","type":"article-journal","volume":"10"}}],"schema":"https://github.com/citation-style-language/schema/raw/master/csl-citation.json"} </w:instrText>
      </w:r>
      <w:r w:rsidRPr="070B60A4">
        <w:fldChar w:fldCharType="separate"/>
      </w:r>
      <w:r w:rsidR="00CB03BE" w:rsidRPr="00CB03BE">
        <w:rPr>
          <w:rFonts w:ascii="Calibri" w:hAnsiTheme="minorHAnsi" w:cs="Calibri"/>
          <w:sz w:val="22"/>
          <w:vertAlign w:val="superscript"/>
          <w:lang w:val="en-GB"/>
        </w:rPr>
        <w:t>7,11</w:t>
      </w:r>
      <w:r w:rsidRPr="070B60A4">
        <w:fldChar w:fldCharType="end"/>
      </w:r>
      <w:r w:rsidR="00146753" w:rsidRPr="070B60A4">
        <w:t>. Notably, we identified</w:t>
      </w:r>
      <w:r w:rsidR="008433B7" w:rsidRPr="070B60A4">
        <w:t xml:space="preserve"> for the first time</w:t>
      </w:r>
      <w:r w:rsidR="00146753" w:rsidRPr="070B60A4">
        <w:t xml:space="preserve"> </w:t>
      </w:r>
      <w:r w:rsidR="00146753" w:rsidRPr="070B60A4">
        <w:rPr>
          <w:i/>
          <w:iCs/>
        </w:rPr>
        <w:t>B. hydrogenotrophic</w:t>
      </w:r>
      <w:r w:rsidR="00146753" w:rsidRPr="070B60A4">
        <w:t xml:space="preserve"> </w:t>
      </w:r>
      <w:r w:rsidR="003B219F">
        <w:t xml:space="preserve">(205.4 </w:t>
      </w:r>
      <w:bookmarkStart w:id="191" w:name="OLE_LINK2"/>
      <w:r w:rsidR="003B219F">
        <w:t>ng/ml of total folate</w:t>
      </w:r>
      <w:bookmarkEnd w:id="191"/>
      <w:r w:rsidR="003B219F">
        <w:t xml:space="preserve">) </w:t>
      </w:r>
      <w:r w:rsidR="00146753" w:rsidRPr="070B60A4">
        <w:t xml:space="preserve">and </w:t>
      </w:r>
      <w:r w:rsidR="00146753" w:rsidRPr="070B60A4">
        <w:rPr>
          <w:i/>
          <w:iCs/>
        </w:rPr>
        <w:t>M. formatexigens</w:t>
      </w:r>
      <w:r w:rsidR="00146753" w:rsidRPr="070B60A4">
        <w:t xml:space="preserve"> </w:t>
      </w:r>
      <w:r w:rsidR="003B219F">
        <w:t xml:space="preserve">(65.2 ng/ml of total folate) </w:t>
      </w:r>
      <w:r w:rsidR="00146753" w:rsidRPr="070B60A4">
        <w:t xml:space="preserve">as high </w:t>
      </w:r>
      <w:r w:rsidR="009C1ED2">
        <w:t>folate</w:t>
      </w:r>
      <w:r w:rsidR="00146753" w:rsidRPr="070B60A4">
        <w:t xml:space="preserve"> producers</w:t>
      </w:r>
      <w:r w:rsidR="00AE1453" w:rsidRPr="070B60A4">
        <w:t xml:space="preserve"> among the </w:t>
      </w:r>
      <w:r w:rsidR="0085019F">
        <w:t xml:space="preserve">tested </w:t>
      </w:r>
      <w:r w:rsidR="004B15EA" w:rsidRPr="070B60A4">
        <w:t>strains</w:t>
      </w:r>
      <w:r w:rsidR="00146753" w:rsidRPr="070B60A4">
        <w:t xml:space="preserve">. Further, our data demonstrated that all tested prototrophic strains primarily produced THF and M-THF, which are the most common </w:t>
      </w:r>
      <w:r w:rsidR="008433B7" w:rsidRPr="070B60A4">
        <w:t>microbial</w:t>
      </w:r>
      <w:r w:rsidR="00516631" w:rsidRPr="070B60A4">
        <w:t>-</w:t>
      </w:r>
      <w:r w:rsidR="00146753" w:rsidRPr="070B60A4">
        <w:t xml:space="preserve">produced </w:t>
      </w:r>
      <w:r w:rsidR="009C1ED2">
        <w:t>folate</w:t>
      </w:r>
      <w:r w:rsidR="00146753" w:rsidRPr="070B60A4">
        <w:t xml:space="preserve"> forms </w:t>
      </w:r>
      <w:r w:rsidRPr="070B60A4">
        <w:t xml:space="preserve">previously detected </w:t>
      </w:r>
      <w:r w:rsidR="00146753" w:rsidRPr="070B60A4">
        <w:rPr>
          <w:i/>
          <w:iCs/>
        </w:rPr>
        <w:t>in vitro</w:t>
      </w:r>
      <w:r w:rsidR="00146753" w:rsidRPr="070B60A4">
        <w:t xml:space="preserve"> </w:t>
      </w:r>
      <w:r w:rsidRPr="070B60A4">
        <w:fldChar w:fldCharType="begin" w:fldLock="1"/>
      </w:r>
      <w:r w:rsidR="00CB03BE">
        <w:instrText xml:space="preserve"> ADDIN ZOTERO_ITEM CSL_CITATION {"citationID":"nX4s6w4H","properties":{"formattedCitation":"\\super 10,36\\nosupersub{}","plainCitation":"10,36","noteIndex":0},"citationItems":[{"id":"qHVHml6D/7VLYWPOV","uris":["http://www.mendeley.com/documents/?uuid=0acd183b-7b73-4d22-96e8-4e771301e8a1"],"itemData":{"DOI":"10.1186/s12915-018-0534-3","ISSN":"17417007","PMID":"29903004","abstract":"Background: To prevent folate deficiencies, many countries supplement various foodstuffs with folic acid. This compound is a synthetic oxidised folate that differs from naturally occurring reduced folates in its metabolism and uptake. Notably, safety reviews of folic acid supplementation have not considered interactions with gut bacteria. Here, we use the Caenorhabditis elegans - Escherichia coli animal- microbe model to examine a possible bacterial route for folic acid uptake. It has been assumed that supplements are taken up directly by the worm, especially because E. coli is unable to take up folates. However, E. coli, like many other bacteria, can transport the folate breakdown product, para-aminobenzoate-glutamate (PABA-glu), via AbgT and use it for bacterial folate synthesis. This pathway may impact host health because inhibition of bacterial folate synthesis increases C. elegans lifespan. Results: Folic acid supplementation was found to rescue a C. elegans developmental folate-deficient mutant; however, a much higher concentration was required compared to folinic acid, a reduced folate. Unlike folinic acid, the effectiveness of folic acid supplementation was dependent on the E. coli gene, abgT, suggesting a bacterial route with PABA-glu uptake by E. coli as a first step. Surprisingly, we found up to 4% PABA-glu in folic acid preparations, including in a commercial supplement. Via breakdown to PABA-glu, folic acid increases E. coli folate synthesis. This pathway restores folate synthesis in a bacterial mutant defective in PABA synthesis, reversing the ability of this mutant to increase C. elegans lifespan. Conclusions: Folic acid supplementation in C. elegans occurs chiefly indirectly via bacterial uptake of breakdown products via E. coli AbgT, and can impact C. elegans development and longevity. Examining how folic acid supplementation affects bacterial folate synthesis in the human gut may help us to better understand the safety of folic acid supplementation.","author":[{"dropping-particle":"","family":"Maynard","given":"Claire","non-dropping-particle":"","parse-names":false,"suffix":""},{"dropping-particle":"","family":"Cummins","given":"Ian","non-dropping-particle":"","parse-names":false,"suffix":""},{"dropping-particle":"","family":"Green","given":"Jacalyn","non-dropping-particle":"","parse-names":false,"suffix":""},{"dropping-particle":"","family":"Weinkove","given":"David","non-dropping-particle":"","parse-names":false,"suffix":""}],"container-title":"BMC Biology","id":"ITEM-1","issue":"1","issued":{"date-parts":[["2018","12","15"]]},"page":"67","publisher":"BioMed Central Ltd.","title":"A bacterial route for folic acid supplementation","type":"article-journal","volume":"16"}},{"id":"qHVHml6D/DapmoNUE","uris":["http://www.mendeley.com/documents/?uuid=5a5c576f-2437-472d-be80-71f8364faa2a"],"itemData":{"DOI":"10.3389/FMICB.2019.02305","ISSN":"1664302X","abstract":"Microbial metabolites, including B complex vitamins contribute to diverse aspects of human health. Folate, or vitamin B9, refers to a broad category of biomolecules that include pterin, para-aminobenzoic acid (pABA), and glutamate subunits. Folates are required for DNA synthesis and epigenetic regulation. In addition to dietary nutrients, the gut microbiota has been recognized as a source of B complex vitamins, including folate. This study evaluated the predicted folate synthesis capabilities in the genomes of human commensal microbes identified in the Human Microbiome Project and folate production by representative strains of six human intestinal bacterial phyla. Bacterial folate synthesis genes were ubiquitous across 512 gastrointestinal reference genomes with 13% of the genomes containing all genes required for complete de novo folate synthesis. An additional 39% of the genomes had the genetic capacity to synthesize folates in the presence of pABA, an upstream intermediate that can be obtained through diet or from other intestinal microbes. Bacterial folate synthesis was assessed during exponential and stationary phase growth through the evaluation of expression of select folate synthesis genes, quantification of total folate production, and analysis of folate polyglutamylation. Increased expression of key folate synthesis genes was apparent in exponential phase, and increased folate polyglutamylation occurred during late stationary phase. Of the folate producers, we focused on the commensal Lactobacillus reuteri to examine host–microbe interactions in relation to folate and examined folate receptors in the physiologically relevant human enteroid model. RNAseq data revealed segment-specific folate receptor distribution. Treatment of human colonoid monolayers with conditioned media (CM) from wild-type L. reuteri did not influence the expression of key folate transporters proton-coupled folate transporter (PCFT) or reduced folate carrier (RFC). However, CM from L. reuteri containing a site-specific inactivation of the folC gene, which prevents the bacteria from synthesizing a polyglutamate tail on folate, significantly upregulated RFC expression. No effects were observed using L. reuteri with a site inactivation of folC2, which results in no folate production. This work sheds light on the contributions of microbial folate to overall folate status and mammalian host metabolism.","author":[{"dropping-particle":"","family":"Engevik","given":"Melinda A.","non-dropping-particle":"","parse-names":false,"suffix":""},{"dropping-particle":"","family":"Morra","given":"Christina N.","non-dropping-particle":"","parse-names":false,"suffix":""},{"dropping-particle":"","family":"Röth","given":"Daniel","non-dropping-particle":"","parse-names":false,"suffix":""},{"dropping-particle":"","family":"Engevik","given":"Kristen","non-dropping-particle":"","parse-names":false,"suffix":""},{"dropping-particle":"","family":"Spinler","given":"Jennifer K.","non-dropping-particle":"","parse-names":false,"suffix":""},{"dropping-particle":"","family":"Devaraj","given":"Sridevi","non-dropping-particle":"","parse-names":false,"suffix":""},{"dropping-particle":"","family":"Crawford","given":"Sue E.","non-dropping-particle":"","parse-names":false,"suffix":""},{"dropping-particle":"","family":"Estes","given":"Mary K.","non-dropping-particle":"","parse-names":false,"suffix":""},{"dropping-particle":"","family":"Kalkum","given":"Markus","non-dropping-particle":"","parse-names":false,"suffix":""},{"dropping-particle":"","family":"Versalovic","given":"James","non-dropping-particle":"","parse-names":false,"suffix":""}],"container-title":"Frontiers in Microbiology","id":"ITEM-2","issued":{"date-parts":[["2019","10","9"]]},"page":"2305","publisher":"Frontiers Media S.A.","title":"Microbial Metabolic Capacity for Intestinal Folate Production and Modulation of Host Folate Receptors","type":"article-journal","volume":"10"}}],"schema":"https://github.com/citation-style-language/schema/raw/master/csl-citation.json"} </w:instrText>
      </w:r>
      <w:r w:rsidRPr="070B60A4">
        <w:fldChar w:fldCharType="separate"/>
      </w:r>
      <w:r w:rsidR="00CB03BE" w:rsidRPr="00CB03BE">
        <w:rPr>
          <w:rFonts w:ascii="Calibri" w:hAnsiTheme="minorHAnsi" w:cs="Calibri"/>
          <w:sz w:val="22"/>
          <w:vertAlign w:val="superscript"/>
          <w:lang w:val="en-GB"/>
        </w:rPr>
        <w:t>10,36</w:t>
      </w:r>
      <w:r w:rsidRPr="070B60A4">
        <w:fldChar w:fldCharType="end"/>
      </w:r>
      <w:r w:rsidR="00146753" w:rsidRPr="070B60A4">
        <w:t xml:space="preserve">. </w:t>
      </w:r>
      <w:r w:rsidRPr="070B60A4">
        <w:t>Recently, it has been demonstrated in fecal incubation</w:t>
      </w:r>
      <w:r w:rsidR="00516631" w:rsidRPr="070B60A4">
        <w:t>s</w:t>
      </w:r>
      <w:r w:rsidRPr="070B60A4">
        <w:t xml:space="preserve"> that human gut microbial communit</w:t>
      </w:r>
      <w:r w:rsidR="00AD1813" w:rsidRPr="070B60A4">
        <w:t>ies</w:t>
      </w:r>
      <w:r w:rsidRPr="070B60A4">
        <w:t xml:space="preserve"> c</w:t>
      </w:r>
      <w:r w:rsidR="00516631" w:rsidRPr="070B60A4">
        <w:t>ould</w:t>
      </w:r>
      <w:r w:rsidRPr="070B60A4">
        <w:t xml:space="preserve"> produce folate </w:t>
      </w:r>
      <w:r w:rsidRPr="070B60A4">
        <w:fldChar w:fldCharType="begin" w:fldLock="1"/>
      </w:r>
      <w:r w:rsidR="00CB03BE">
        <w:instrText xml:space="preserve"> ADDIN ZOTERO_ITEM CSL_CITATION {"citationID":"qQurW6Dt","properties":{"formattedCitation":"\\super 37\\nosupersub{}","plainCitation":"37","noteIndex":0},"citationItems":[{"id":"qHVHml6D/HYTZe3j5","uris":["http://www.mendeley.com/documents/?uuid=5c22335e-5fbf-4a89-9dd0-2e59792ed5f3"],"itemData":{"DOI":"10.1016/j.foodres.2022.111290","ISSN":"18737145","PMID":"35651056","abstract":"Although some bacteria inhabiting the human gut synthesize folates, it has not yet been established whether bacterial folate biosynthesis can impact human folate status. The main objectives of this study were to evaluate associations between different lifestyle factors and the potential of fecal microbiota to produce folates, and to investigate whether this potential is associated with circulating folate and total homocysteine (tHcy) levels in humans. To this end, we carried out an observational study of two hundred adult participants, with high variance in dietary habits. Diet was determined using three-day food records. Fecal microbiota composition was assessed by 16S rRNA gene amplicon sequencing. To establish the folate-production potential of fecal bacteria, cultures containing feces were incubated under anaerobic conditions for 24 h, and the folate concentration was measured before and after incubation. The folate concentration in cultures was 185.4 ± 228.1 pg/ml/log(CFU/g) (2125.4 ± 2454.3 pg/ml) higher after incubation. This change in concentration was not associated with the healthy eating index that measures diet quality (r = -0.11, p = 0.11), but it was positively associated with low α-diversity (r = -0.18, p &lt; 0.01), and high relative abundance of the Bacteroides, as well as Sutterella and Parasutterella genera. The gut microbiota's folate producing potential was associated neither with serum folate nor with plasma tHcy levels. In conclusion, some taxa of the native gut microbiota have the ability to synthesize folates under culture conditions, but this bacterial folate biosynthesis capacity does not predict human folate status.","author":[{"dropping-particle":"","family":"Malinowska","given":"Anna M.","non-dropping-particle":"","parse-names":false,"suffix":""},{"dropping-particle":"","family":"Schmidt","given":"Marcin","non-dropping-particle":"","parse-names":false,"suffix":""},{"dropping-particle":"","family":"Kok","given":"Dieuwertje E.","non-dropping-particle":"","parse-names":false,"suffix":""},{"dropping-particle":"","family":"Chmurzynska","given":"Agata","non-dropping-particle":"","parse-names":false,"suffix":""}],"container-title":"Food Research International","id":"ITEM-1","issue":"January","issued":{"date-parts":[["2022","6","1"]]},"page":"111290","publisher":"Elsevier Ltd","title":"Ex vivo folate production by fecal bacteria does not predict human blood folate status: Associations between dietary patterns, gut microbiota, and folate metabolism","type":"article-journal","volume":"156"}}],"schema":"https://github.com/citation-style-language/schema/raw/master/csl-citation.json"} </w:instrText>
      </w:r>
      <w:r w:rsidRPr="070B60A4">
        <w:fldChar w:fldCharType="separate"/>
      </w:r>
      <w:r w:rsidR="00CB03BE" w:rsidRPr="00CB03BE">
        <w:rPr>
          <w:rFonts w:ascii="Calibri" w:hAnsiTheme="minorHAnsi" w:cs="Calibri"/>
          <w:sz w:val="22"/>
          <w:vertAlign w:val="superscript"/>
          <w:lang w:val="en-GB"/>
        </w:rPr>
        <w:t>37</w:t>
      </w:r>
      <w:r w:rsidRPr="070B60A4">
        <w:fldChar w:fldCharType="end"/>
      </w:r>
      <w:r w:rsidRPr="070B60A4">
        <w:t xml:space="preserve">. </w:t>
      </w:r>
      <w:r w:rsidR="00230232" w:rsidRPr="070B60A4">
        <w:t>However,</w:t>
      </w:r>
      <w:r w:rsidR="6523AE94" w:rsidRPr="070B60A4">
        <w:t xml:space="preserve"> t</w:t>
      </w:r>
      <w:r w:rsidR="00146753" w:rsidRPr="070B60A4">
        <w:t xml:space="preserve">o date, only </w:t>
      </w:r>
      <w:r w:rsidR="00DD4C01" w:rsidRPr="070B60A4">
        <w:t>a few</w:t>
      </w:r>
      <w:r w:rsidR="00146753" w:rsidRPr="070B60A4">
        <w:t xml:space="preserve"> gut microbes have been </w:t>
      </w:r>
      <w:r w:rsidR="00A266C3" w:rsidRPr="070B60A4">
        <w:t>demonstrated to produce</w:t>
      </w:r>
      <w:r w:rsidR="00146753" w:rsidRPr="070B60A4">
        <w:t xml:space="preserve"> </w:t>
      </w:r>
      <w:r w:rsidR="009C1ED2">
        <w:t>folate</w:t>
      </w:r>
      <w:r w:rsidR="00A266C3" w:rsidRPr="070B60A4">
        <w:t xml:space="preserve"> but none of the studies identified the produced folate forms. These</w:t>
      </w:r>
      <w:r w:rsidR="00DD4C01" w:rsidRPr="070B60A4">
        <w:t xml:space="preserve"> </w:t>
      </w:r>
      <w:r w:rsidR="00146753" w:rsidRPr="070B60A4">
        <w:t>includ</w:t>
      </w:r>
      <w:r w:rsidR="00A266C3" w:rsidRPr="070B60A4">
        <w:t>e</w:t>
      </w:r>
      <w:r w:rsidR="00146753" w:rsidRPr="070B60A4">
        <w:t xml:space="preserve"> species from the </w:t>
      </w:r>
      <w:r w:rsidR="00146753" w:rsidRPr="070B60A4">
        <w:rPr>
          <w:i/>
          <w:iCs/>
        </w:rPr>
        <w:t xml:space="preserve">Bifidobacterium </w:t>
      </w:r>
      <w:r w:rsidR="00146753" w:rsidRPr="070B60A4">
        <w:t xml:space="preserve">genus and </w:t>
      </w:r>
      <w:r w:rsidR="00146753" w:rsidRPr="070B60A4">
        <w:rPr>
          <w:i/>
          <w:iCs/>
        </w:rPr>
        <w:t xml:space="preserve">Akkermansia muciniphila </w:t>
      </w:r>
      <w:r w:rsidRPr="070B60A4">
        <w:rPr>
          <w:i/>
          <w:iCs/>
        </w:rPr>
        <w:fldChar w:fldCharType="begin" w:fldLock="1"/>
      </w:r>
      <w:r w:rsidR="00CB03BE">
        <w:rPr>
          <w:i/>
          <w:iCs/>
        </w:rPr>
        <w:instrText xml:space="preserve"> ADDIN ZOTERO_ITEM CSL_CITATION {"citationID":"KEkHBPX8","properties":{"formattedCitation":"\\super 10,38,39\\nosupersub{}","plainCitation":"10,38,39","noteIndex":0},"citationItems":[{"id":"qHVHml6D/T6NZQp9c","uris":["http://www.mendeley.com/documents/?uuid=b28fef38-b6c2-4a6a-a590-a655ef136a9a"],"itemData":{"DOI":"10.3390/nu3010118","ISSN":"2072-6643","PMID":"22254078","abstract":"Probiotic bacteria, mostly belonging to the genera Lactobacillus and Bifidobacterium, confer a number of health benefits to the host, including vitamin production. With the aim to produce folate-enriched fermented products and/or develop probiotic supplements that accomplish folate biosynthesis in vivo within the colon, bifidobacteria and lactobacilli have been extensively studied for their capability to produce this vitamin. On the basis of physiological studies and genome analysis, wild-type lactobacilli cannot synthesize folate, generally require it for growth, and provide a negative contribution to folate levels in fermented dairy products. Lactobacillus plantarum constitutes an exception among lactobacilli, since it is capable of folate production in presence of para-aminobenzoic acid (pABA) and deserves to be used in animal trials to validate its ability to produce the vitamin in vivo. On the other hand, several folate-producing strains have been selected within the genus Bifidobacterium, with a great variability in the extent of vitamin released in the medium. Most of them belong to the species B. adolescentis and B. pseudocatenulatum, but few folate producing strains are found in the other species as well. Rats fed a probiotic formulation of folate-producing bifidobacteria exhibited increased plasma folate level, confirming that the vitamin is produced in vivo and absorbed. In a human trial, the same supplement raised folate concentration in feces. The use of folate-producing probiotic strains can be regarded as a new perspective in the specific use of probiotics. They could more efficiently confer protection against inflammation and cancer, both exerting the beneficial effects of probiotics and preventing the folate deficiency that is associated with premalignant changes in the colonic epithelia. © 2011 by the authors; licensee MDPI, Basel, Switzerland.","author":[{"dropping-particle":"","family":"Rossi","given":"Maddalena","non-dropping-particle":"","parse-names":false,"suffix":""},{"dropping-particle":"","family":"Amaretti","given":"Alberto","non-dropping-particle":"","parse-names":false,"suffix":""},{"dropping-particle":"","family":"Raimondi","given":"Stefano","non-dropping-particle":"","parse-names":false,"suffix":""}],"container-title":"Nutrients","id":"ITEM-1","issue":"1","issued":{"date-parts":[["2011","1","18"]]},"page":"118-134","publisher":"Molecular Diversity Preservation International","title":"Folate Production by Probiotic Bacteria","type":"article-journal","volume":"3"}},{"id":"qHVHml6D/UPknqTzW","uris":["http://www.mendeley.com/documents/?uuid=e5e4da0c-fcda-49e5-92cb-c367a9a6103d"],"itemData":{"DOI":"10.12938/BMFH.2015-003","ISSN":"21863342","PMID":"26594608","abstract":"Bifidobacteria are known to produce folate, a vital nutrient for humans. Previous studies have suggested that the ability to produce folate is strain dependent, but further adequate evaluation is needed. In this study, a total of 44 strains, including 12 species and 7 subspecies, of bifidobacteria were investigated for the production of folate during cultivation in medium containing essential levels of folate for growth of the tested strains. An in vitro assay showed that all strains of human-residential bifidobacteria (HRB) were able to produce folate, whereas most strains of non-HRB were not, with the exception of the B. thermophilum and B. longum ssp. suis strains. The differences in the in vivo production of folate by HRB and non-HRB were confirmed using mono-associated mice. The fecal folate concentrations, blood levels of hemoglobin and mean corpuscular volumes were significantly higher in the mice colonized with a folate producer, B. longum subsp. longum, compared with mice colonized with a nonproducer, B. animalis subsp. lactis. Our results confirmed the differences in folate production between HRB and non-HRB strains and suggested the benefit of HRB to hosts from the perspective of potential folate delivery.","author":[{"dropping-particle":"","family":"Sugahara","given":"Hirosuke","non-dropping-particle":"","parse-names":false,"suffix":""},{"dropping-particle":"","family":"Odamaki","given":"Toshitaka","non-dropping-particle":"","parse-names":false,"suffix":""},{"dropping-particle":"","family":"Hashikura","given":"Nanami","non-dropping-particle":"","parse-names":false,"suffix":""},{"dropping-particle":"","family":"Abe","given":"Fumiaki","non-dropping-particle":"","parse-names":false,"suffix":""},{"dropping-particle":"","family":"Xiao","given":"Jin Zhong","non-dropping-particle":"","parse-names":false,"suffix":""}],"container-title":"Bioscience of Microbiota, Food and Health","id":"ITEM-2","issue":"4","issued":{"date-parts":[["2015"]]},"page":"87","publisher":"IPEC, Inc.","title":"Differences in folate production by bifidobacteria of\ndifferent origins","type":"article-journal","volume":"34"}},{"id":"qHVHml6D/DapmoNUE","uris":["http://www.mendeley.com/documents/?uuid=5a5c576f-2437-472d-be80-71f8364faa2a"],"itemData":{"DOI":"10.3389/FMICB.2019.02305","ISSN":"1664302X","abstract":"Microbial metabolites, including B complex vitamins contribute to diverse aspects of human health. Folate, or vitamin B9, refers to a broad category of biomolecules that include pterin, para-aminobenzoic acid (pABA), and glutamate subunits. Folates are required for DNA synthesis and epigenetic regulation. In addition to dietary nutrients, the gut microbiota has been recognized as a source of B complex vitamins, including folate. This study evaluated the predicted folate synthesis capabilities in the genomes of human commensal microbes identified in the Human Microbiome Project and folate production by representative strains of six human intestinal bacterial phyla. Bacterial folate synthesis genes were ubiquitous across 512 gastrointestinal reference genomes with 13% of the genomes containing all genes required for complete de novo folate synthesis. An additional 39% of the genomes had the genetic capacity to synthesize folates in the presence of pABA, an upstream intermediate that can be obtained through diet or from other intestinal microbes. Bacterial folate synthesis was assessed during exponential and stationary phase growth through the evaluation of expression of select folate synthesis genes, quantification of total folate production, and analysis of folate polyglutamylation. Increased expression of key folate synthesis genes was apparent in exponential phase, and increased folate polyglutamylation occurred during late stationary phase. Of the folate producers, we focused on the commensal Lactobacillus reuteri to examine host–microbe interactions in relation to folate and examined folate receptors in the physiologically relevant human enteroid model. RNAseq data revealed segment-specific folate receptor distribution. Treatment of human colonoid monolayers with conditioned media (CM) from wild-type L. reuteri did not influence the expression of key folate transporters proton-coupled folate transporter (PCFT) or reduced folate carrier (RFC). However, CM from L. reuteri containing a site-specific inactivation of the folC gene, which prevents the bacteria from synthesizing a polyglutamate tail on folate, significantly upregulated RFC expression. No effects were observed using L. reuteri with a site inactivation of folC2, which results in no folate production. This work sheds light on the contributions of microbial folate to overall folate status and mammalian host metabolism.","author":[{"dropping-particle":"","family":"Engevik","given":"Melinda A.","non-dropping-particle":"","parse-names":false,"suffix":""},{"dropping-particle":"","family":"Morra","given":"Christina N.","non-dropping-particle":"","parse-names":false,"suffix":""},{"dropping-particle":"","family":"Röth","given":"Daniel","non-dropping-particle":"","parse-names":false,"suffix":""},{"dropping-particle":"","family":"Engevik","given":"Kristen","non-dropping-particle":"","parse-names":false,"suffix":""},{"dropping-particle":"","family":"Spinler","given":"Jennifer K.","non-dropping-particle":"","parse-names":false,"suffix":""},{"dropping-particle":"","family":"Devaraj","given":"Sridevi","non-dropping-particle":"","parse-names":false,"suffix":""},{"dropping-particle":"","family":"Crawford","given":"Sue E.","non-dropping-particle":"","parse-names":false,"suffix":""},{"dropping-particle":"","family":"Estes","given":"Mary K.","non-dropping-particle":"","parse-names":false,"suffix":""},{"dropping-particle":"","family":"Kalkum","given":"Markus","non-dropping-particle":"","parse-names":false,"suffix":""},{"dropping-particle":"","family":"Versalovic","given":"James","non-dropping-particle":"","parse-names":false,"suffix":""}],"container-title":"Frontiers in Microbiology","id":"ITEM-3","issued":{"date-parts":[["2019","10","9"]]},"page":"2305","publisher":"Frontiers Media S.A.","title":"Microbial Metabolic Capacity for Intestinal Folate Production and Modulation of Host Folate Receptors","type":"article-journal","volume":"10"}}],"schema":"https://github.com/citation-style-language/schema/raw/master/csl-citation.json"} </w:instrText>
      </w:r>
      <w:r w:rsidRPr="070B60A4">
        <w:rPr>
          <w:i/>
          <w:iCs/>
        </w:rPr>
        <w:fldChar w:fldCharType="separate"/>
      </w:r>
      <w:r w:rsidR="00CB03BE" w:rsidRPr="00CB03BE">
        <w:rPr>
          <w:rFonts w:ascii="Calibri" w:hAnsiTheme="minorHAnsi" w:cs="Calibri"/>
          <w:sz w:val="22"/>
          <w:vertAlign w:val="superscript"/>
          <w:lang w:val="en-GB"/>
        </w:rPr>
        <w:t>10,38,39</w:t>
      </w:r>
      <w:r w:rsidRPr="070B60A4">
        <w:rPr>
          <w:i/>
          <w:iCs/>
        </w:rPr>
        <w:fldChar w:fldCharType="end"/>
      </w:r>
      <w:r w:rsidR="00317713" w:rsidRPr="009F2174">
        <w:rPr>
          <w:rPrChange w:id="192" w:author="Kundra  Palni" w:date="2024-08-27T17:07:00Z" w16du:dateUtc="2024-08-27T15:07:00Z">
            <w:rPr>
              <w:lang w:val="it-IT"/>
            </w:rPr>
          </w:rPrChange>
        </w:rPr>
        <w:t>.</w:t>
      </w:r>
      <w:r w:rsidR="00146753" w:rsidRPr="009F2174">
        <w:rPr>
          <w:rPrChange w:id="193" w:author="Kundra  Palni" w:date="2024-08-27T17:07:00Z" w16du:dateUtc="2024-08-27T15:07:00Z">
            <w:rPr>
              <w:lang w:val="it-IT"/>
            </w:rPr>
          </w:rPrChange>
        </w:rPr>
        <w:t xml:space="preserve"> </w:t>
      </w:r>
    </w:p>
    <w:p w14:paraId="1BAF0499" w14:textId="346CC726" w:rsidR="00146753" w:rsidRDefault="00146753" w:rsidP="00912A05">
      <w:pPr>
        <w:snapToGrid w:val="0"/>
        <w:spacing w:before="120" w:after="120" w:line="480" w:lineRule="auto"/>
        <w:contextualSpacing/>
        <w:jc w:val="both"/>
        <w:pPrChange w:id="194" w:author="Kundra  Palni" w:date="2024-09-03T11:51:00Z" w16du:dateUtc="2024-09-03T09:51:00Z">
          <w:pPr>
            <w:snapToGrid w:val="0"/>
            <w:spacing w:line="480" w:lineRule="auto"/>
            <w:jc w:val="both"/>
          </w:pPr>
        </w:pPrChange>
      </w:pPr>
      <w:r w:rsidRPr="070B60A4">
        <w:t>In this study, we demonstrated that</w:t>
      </w:r>
      <w:r w:rsidR="002C23F8" w:rsidRPr="070B60A4">
        <w:t xml:space="preserve"> </w:t>
      </w:r>
      <w:r w:rsidR="009C1ED2">
        <w:t>folate</w:t>
      </w:r>
      <w:r w:rsidRPr="070B60A4">
        <w:t xml:space="preserve"> </w:t>
      </w:r>
      <w:r w:rsidR="00A266C3" w:rsidRPr="070B60A4">
        <w:t xml:space="preserve">produced by selected gut microbes </w:t>
      </w:r>
      <w:r w:rsidRPr="070B60A4">
        <w:t>support</w:t>
      </w:r>
      <w:r w:rsidR="00184FC0">
        <w:t>s</w:t>
      </w:r>
      <w:r w:rsidRPr="070B60A4">
        <w:t xml:space="preserve"> the growth of butyrate producing </w:t>
      </w:r>
      <w:r w:rsidRPr="070B60A4">
        <w:rPr>
          <w:i/>
          <w:iCs/>
        </w:rPr>
        <w:t>R. intestinalis</w:t>
      </w:r>
      <w:r w:rsidRPr="070B60A4">
        <w:t xml:space="preserve"> L1-82. Our findings </w:t>
      </w:r>
      <w:r w:rsidR="00A266C3" w:rsidRPr="070B60A4">
        <w:t>a</w:t>
      </w:r>
      <w:r w:rsidR="009D6209" w:rsidRPr="070B60A4">
        <w:t>lign</w:t>
      </w:r>
      <w:r w:rsidR="00A266C3" w:rsidRPr="070B60A4">
        <w:t xml:space="preserve"> with </w:t>
      </w:r>
      <w:r w:rsidRPr="070B60A4">
        <w:t>a recent study</w:t>
      </w:r>
      <w:r w:rsidR="00020419" w:rsidRPr="070B60A4">
        <w:t xml:space="preserve"> </w:t>
      </w:r>
      <w:r w:rsidR="00A266C3" w:rsidRPr="070B60A4">
        <w:t>that</w:t>
      </w:r>
      <w:r w:rsidRPr="070B60A4">
        <w:t xml:space="preserve"> </w:t>
      </w:r>
      <w:r w:rsidR="00020419" w:rsidRPr="070B60A4">
        <w:t xml:space="preserve">highlighted the </w:t>
      </w:r>
      <w:r w:rsidR="00151CA2" w:rsidRPr="070B60A4">
        <w:t xml:space="preserve">consumption of </w:t>
      </w:r>
      <w:r w:rsidR="009C1ED2">
        <w:t>folate</w:t>
      </w:r>
      <w:r w:rsidRPr="070B60A4">
        <w:t xml:space="preserve"> produced by</w:t>
      </w:r>
      <w:r w:rsidR="00A266C3" w:rsidRPr="070B60A4">
        <w:t xml:space="preserve"> </w:t>
      </w:r>
      <w:r w:rsidRPr="070B60A4">
        <w:t>other gut bacteria</w:t>
      </w:r>
      <w:r w:rsidR="004B670A">
        <w:t xml:space="preserve"> i.e., </w:t>
      </w:r>
      <w:r w:rsidR="009C742B" w:rsidRPr="070B60A4">
        <w:rPr>
          <w:i/>
          <w:iCs/>
        </w:rPr>
        <w:t>Coproco</w:t>
      </w:r>
      <w:r w:rsidR="00E8091D" w:rsidRPr="070B60A4">
        <w:rPr>
          <w:i/>
          <w:iCs/>
        </w:rPr>
        <w:t>ccus</w:t>
      </w:r>
      <w:r w:rsidR="00E8091D" w:rsidRPr="070B60A4">
        <w:t xml:space="preserve"> sp. ART55/1, </w:t>
      </w:r>
      <w:r w:rsidR="00E8091D" w:rsidRPr="070B60A4">
        <w:rPr>
          <w:i/>
          <w:iCs/>
        </w:rPr>
        <w:t>S</w:t>
      </w:r>
      <w:r w:rsidR="003C4B9D" w:rsidRPr="070B60A4">
        <w:rPr>
          <w:i/>
          <w:iCs/>
        </w:rPr>
        <w:t>treptococcus</w:t>
      </w:r>
      <w:r w:rsidR="00E8091D" w:rsidRPr="070B60A4">
        <w:rPr>
          <w:i/>
          <w:iCs/>
        </w:rPr>
        <w:t xml:space="preserve"> thermo</w:t>
      </w:r>
      <w:r w:rsidR="007325C2" w:rsidRPr="070B60A4">
        <w:rPr>
          <w:i/>
          <w:iCs/>
        </w:rPr>
        <w:t>philus</w:t>
      </w:r>
      <w:r w:rsidR="007325C2" w:rsidRPr="070B60A4">
        <w:t xml:space="preserve"> CNCM </w:t>
      </w:r>
      <w:r w:rsidR="009C4338" w:rsidRPr="070B60A4">
        <w:t>I</w:t>
      </w:r>
      <w:r w:rsidR="007325C2" w:rsidRPr="070B60A4">
        <w:t xml:space="preserve">-3862 and </w:t>
      </w:r>
      <w:r w:rsidR="007325C2" w:rsidRPr="070B60A4">
        <w:rPr>
          <w:i/>
          <w:iCs/>
        </w:rPr>
        <w:t>Bifidobacterium</w:t>
      </w:r>
      <w:r w:rsidR="007325C2" w:rsidRPr="070B60A4">
        <w:t xml:space="preserve"> </w:t>
      </w:r>
      <w:r w:rsidR="007325C2" w:rsidRPr="00635432">
        <w:rPr>
          <w:i/>
          <w:iCs/>
        </w:rPr>
        <w:t xml:space="preserve">bifidum </w:t>
      </w:r>
      <w:r w:rsidR="007325C2" w:rsidRPr="070B60A4">
        <w:t xml:space="preserve">CNCM </w:t>
      </w:r>
      <w:r w:rsidR="009C4338" w:rsidRPr="070B60A4">
        <w:t>I-3650</w:t>
      </w:r>
      <w:r w:rsidR="004B670A">
        <w:t>,</w:t>
      </w:r>
      <w:r w:rsidRPr="070B60A4">
        <w:t xml:space="preserve"> by </w:t>
      </w:r>
      <w:r w:rsidR="004B670A">
        <w:t xml:space="preserve">the </w:t>
      </w:r>
      <w:r w:rsidR="009C1ED2">
        <w:t>folate</w:t>
      </w:r>
      <w:r w:rsidRPr="070B60A4">
        <w:t xml:space="preserve"> auxotrophic </w:t>
      </w:r>
      <w:r w:rsidRPr="070B60A4">
        <w:rPr>
          <w:i/>
          <w:iCs/>
        </w:rPr>
        <w:t>Roseburia</w:t>
      </w:r>
      <w:r w:rsidRPr="070B60A4">
        <w:t xml:space="preserve"> species </w:t>
      </w:r>
      <w:r w:rsidRPr="070B60A4">
        <w:fldChar w:fldCharType="begin" w:fldLock="1"/>
      </w:r>
      <w:r w:rsidR="00CB03BE">
        <w:instrText xml:space="preserve"> ADDIN ZOTERO_ITEM CSL_CITATION {"citationID":"vS7bJlel","properties":{"formattedCitation":"\\super 16\\nosupersub{}","plainCitation":"16","noteIndex":0},"citationItems":[{"id":"qHVHml6D/smMKIrAr","uris":["http://www.mendeley.com/documents/?uuid=dc1f82f8-7365-476a-872d-081bc5ab9880"],"itemData":{"DOI":"10.1128/mBio.00886-20","ISSN":"2150-7511","abstract":"&lt;p&gt; We investigated the requirement of 15 human butyrate-producing gut bacterial strains for eight B vitamins and the proteinogenic amino acids by a combination of genome sequence analysis and &lt;italic&gt;in vitro&lt;/italic&gt; growth experiments. The &lt;italic&gt;Ruminococcaceae&lt;/italic&gt; species &lt;named-content content-type=\"genus-species\"&gt;Faecalibacterium prausnitzii&lt;/named-content&gt; and &lt;named-content content-type=\"genus-species\"&gt;Subdoligranulum variabile&lt;/named-content&gt; were auxotrophic for most of the vitamins and the amino acid tryptophan. Within the &lt;italic&gt;Lachnospiraceae&lt;/italic&gt; , most species were prototrophic for all amino acids and several vitamins, but biotin auxotrophy was widespread. In addition, most of the strains belonging to &lt;named-content content-type=\"genus-species\"&gt;Eubacterium rectale&lt;/named-content&gt; and &lt;italic&gt;Roseburia&lt;/italic&gt; spp., but few of the other &lt;italic&gt;Lachnospiraceae&lt;/italic&gt; strains, were auxotrophic for thiamine and folate. Synthetic coculture experiments of five thiamine or folate auxotrophic strains with different prototrophic bacteria in the absence and presence of different vitamin concentrations were carried out. This demonstrated that cross-feeding between bacteria does take place and revealed differences in cross-feeding efficiency between prototrophic strains. Vitamin-independent growth stimulation in coculture compared to monococulture was also observed, in particular for &lt;named-content content-type=\"genus-species\"&gt;F. prausnitzii&lt;/named-content&gt; A2-165, suggesting that it benefits from the provision of other growth factors from community members. The presence of multiple vitamin auxotrophies in the most abundant butyrate-producing &lt;italic&gt;Firmicutes&lt;/italic&gt; species found in the healthy human colon indicates that these bacteria depend upon vitamins supplied from the diet or via cross-feeding from other members of the microbial community. &lt;/p&gt;","author":[{"dropping-particle":"","family":"Soto-Martin","given":"Eva C.","non-dropping-particle":"","parse-names":false,"suffix":""},{"dropping-particle":"","family":"Warnke","given":"Ines","non-dropping-particle":"","parse-names":false,"suffix":""},{"dropping-particle":"","family":"Farquharson","given":"Freda M.","non-dropping-particle":"","parse-names":false,"suffix":""},{"dropping-particle":"","family":"Christodoulou","given":"Marilena","non-dropping-particle":"","parse-names":false,"suffix":""},{"dropping-particle":"","family":"Horgan","given":"Graham","non-dropping-particle":"","parse-names":false,"suffix":""},{"dropping-particle":"","family":"Derrien","given":"Muriel","non-dropping-particle":"","parse-names":false,"suffix":""},{"dropping-particle":"","family":"Faurie","given":"Jean-Michel","non-dropping-particle":"","parse-names":false,"suffix":""},{"dropping-particle":"","family":"Flint","given":"Harry J.","non-dropping-particle":"","parse-names":false,"suffix":""},{"dropping-particle":"","family":"Duncan","given":"Sylvia H.","non-dropping-particle":"","parse-names":false,"suffix":""},{"dropping-particle":"","family":"Louis","given":"Petra","non-dropping-particle":"","parse-names":false,"suffix":""}],"container-title":"mBio","editor":[{"dropping-particle":"","family":"Relman","given":"David A.","non-dropping-particle":"","parse-names":false,"suffix":""}],"id":"ITEM-1","issue":"4","issued":{"date-parts":[["2020","7","14"]]},"publisher":"American Society for Microbiology","title":"Vitamin Biosynthesis by Human Gut Butyrate-Producing Bacteria and Cross-Feeding in Synthetic Microbial Communities","type":"article-journal","volume":"11"}}],"schema":"https://github.com/citation-style-language/schema/raw/master/csl-citation.json"} </w:instrText>
      </w:r>
      <w:r w:rsidRPr="070B60A4">
        <w:fldChar w:fldCharType="separate"/>
      </w:r>
      <w:r w:rsidR="00CB03BE" w:rsidRPr="00CB03BE">
        <w:rPr>
          <w:rFonts w:ascii="Calibri" w:hAnsiTheme="minorHAnsi" w:cs="Calibri"/>
          <w:sz w:val="22"/>
          <w:vertAlign w:val="superscript"/>
          <w:lang w:val="en-GB"/>
        </w:rPr>
        <w:t>16</w:t>
      </w:r>
      <w:r w:rsidRPr="070B60A4">
        <w:fldChar w:fldCharType="end"/>
      </w:r>
      <w:r w:rsidRPr="070B60A4">
        <w:t xml:space="preserve">. However, </w:t>
      </w:r>
      <w:r w:rsidR="1D61FD62" w:rsidRPr="070B60A4">
        <w:t>the authors</w:t>
      </w:r>
      <w:r w:rsidR="00A73DED" w:rsidRPr="070B60A4">
        <w:t xml:space="preserve"> utilized </w:t>
      </w:r>
      <w:r w:rsidR="00B34B04" w:rsidRPr="070B60A4">
        <w:t>a synthetic</w:t>
      </w:r>
      <w:r w:rsidRPr="070B60A4">
        <w:t xml:space="preserve"> community of five </w:t>
      </w:r>
      <w:r w:rsidR="007A7A66">
        <w:t>folate</w:t>
      </w:r>
      <w:r w:rsidRPr="070B60A4">
        <w:t xml:space="preserve"> auxotrophs </w:t>
      </w:r>
      <w:r w:rsidR="00A41ECF">
        <w:t>in combination with</w:t>
      </w:r>
      <w:r w:rsidRPr="070B60A4">
        <w:t xml:space="preserve"> one prototroph to </w:t>
      </w:r>
      <w:r w:rsidR="00322C23" w:rsidRPr="070B60A4">
        <w:t>explore</w:t>
      </w:r>
      <w:r w:rsidRPr="070B60A4">
        <w:t xml:space="preserve"> </w:t>
      </w:r>
      <w:r w:rsidR="00322C23" w:rsidRPr="070B60A4">
        <w:t>the cross</w:t>
      </w:r>
      <w:r w:rsidR="002D6482" w:rsidRPr="070B60A4">
        <w:t xml:space="preserve"> </w:t>
      </w:r>
      <w:r w:rsidR="00322C23" w:rsidRPr="070B60A4">
        <w:t>feeding of folates,</w:t>
      </w:r>
      <w:r w:rsidR="002D6482" w:rsidRPr="070B60A4">
        <w:t xml:space="preserve"> </w:t>
      </w:r>
      <w:r w:rsidRPr="070B60A4">
        <w:t>resulting</w:t>
      </w:r>
      <w:r w:rsidR="002D6482" w:rsidRPr="070B60A4">
        <w:t xml:space="preserve"> to competition-induced </w:t>
      </w:r>
      <w:r w:rsidRPr="070B60A4">
        <w:t>loss of several auxotrophic strain</w:t>
      </w:r>
      <w:r w:rsidR="002821A8" w:rsidRPr="070B60A4">
        <w:t>s</w:t>
      </w:r>
      <w:r w:rsidR="00D779C8">
        <w:t>. The</w:t>
      </w:r>
      <w:r w:rsidRPr="070B60A4">
        <w:t xml:space="preserve"> </w:t>
      </w:r>
      <w:r w:rsidR="009C1ED2">
        <w:t>folate</w:t>
      </w:r>
      <w:r w:rsidRPr="070B60A4">
        <w:t xml:space="preserve"> </w:t>
      </w:r>
      <w:r w:rsidR="00A41ECF">
        <w:t>quantity and forms</w:t>
      </w:r>
      <w:r w:rsidRPr="070B60A4">
        <w:t xml:space="preserve"> </w:t>
      </w:r>
      <w:r w:rsidRPr="070B60A4">
        <w:lastRenderedPageBreak/>
        <w:t>for the prototrophic strains</w:t>
      </w:r>
      <w:r w:rsidR="00A41ECF">
        <w:t xml:space="preserve"> tested</w:t>
      </w:r>
      <w:r w:rsidR="00D779C8">
        <w:t xml:space="preserve"> were </w:t>
      </w:r>
      <w:r w:rsidR="00A73682">
        <w:t xml:space="preserve">also </w:t>
      </w:r>
      <w:r w:rsidR="00D779C8">
        <w:t>not investigated</w:t>
      </w:r>
      <w:r w:rsidRPr="070B60A4">
        <w:t xml:space="preserve">. </w:t>
      </w:r>
      <w:r w:rsidR="00A73682">
        <w:t>Here, u</w:t>
      </w:r>
      <w:r w:rsidR="00D779C8">
        <w:t xml:space="preserve">sing </w:t>
      </w:r>
      <w:r w:rsidRPr="070B60A4">
        <w:t xml:space="preserve">IB </w:t>
      </w:r>
      <w:r w:rsidR="00A75ECA" w:rsidRPr="070B60A4">
        <w:t>extracts</w:t>
      </w:r>
      <w:r w:rsidRPr="070B60A4">
        <w:t xml:space="preserve"> of</w:t>
      </w:r>
      <w:r w:rsidR="00752317" w:rsidRPr="070B60A4">
        <w:t xml:space="preserve"> individual</w:t>
      </w:r>
      <w:r w:rsidRPr="070B60A4">
        <w:t xml:space="preserve"> </w:t>
      </w:r>
      <w:r w:rsidR="009C1ED2">
        <w:t>folate</w:t>
      </w:r>
      <w:r w:rsidRPr="070B60A4">
        <w:t xml:space="preserve"> prototrophs</w:t>
      </w:r>
      <w:r w:rsidR="00A41ECF">
        <w:t xml:space="preserve"> we could</w:t>
      </w:r>
      <w:r w:rsidR="00DA5A6A" w:rsidRPr="070B60A4">
        <w:t xml:space="preserve"> confirm </w:t>
      </w:r>
      <w:r w:rsidR="00A41ECF">
        <w:t xml:space="preserve">and quantify </w:t>
      </w:r>
      <w:r w:rsidR="00D779C8">
        <w:t xml:space="preserve">the </w:t>
      </w:r>
      <w:r w:rsidR="00317713" w:rsidRPr="070B60A4">
        <w:t>different</w:t>
      </w:r>
      <w:r w:rsidRPr="070B60A4">
        <w:t xml:space="preserve"> </w:t>
      </w:r>
      <w:r w:rsidR="009C1ED2">
        <w:t>folate</w:t>
      </w:r>
      <w:r w:rsidR="706B7554">
        <w:t xml:space="preserve"> forms</w:t>
      </w:r>
      <w:r w:rsidR="00D779C8">
        <w:t xml:space="preserve"> and test their effects on the</w:t>
      </w:r>
      <w:r w:rsidRPr="070B60A4">
        <w:t xml:space="preserve"> auxotrophic strain</w:t>
      </w:r>
      <w:r w:rsidR="00D779C8">
        <w:t xml:space="preserve"> of </w:t>
      </w:r>
      <w:r w:rsidR="00D779C8" w:rsidRPr="00BF5AFA">
        <w:rPr>
          <w:i/>
          <w:iCs/>
        </w:rPr>
        <w:t>R. intestinalis</w:t>
      </w:r>
      <w:r w:rsidR="00D779C8">
        <w:t xml:space="preserve">, independently of </w:t>
      </w:r>
      <w:r w:rsidRPr="070B60A4">
        <w:t xml:space="preserve">microbial </w:t>
      </w:r>
      <w:r w:rsidR="002D6482" w:rsidRPr="070B60A4">
        <w:t>competition</w:t>
      </w:r>
      <w:r w:rsidRPr="070B60A4">
        <w:t>.</w:t>
      </w:r>
    </w:p>
    <w:p w14:paraId="24500F84" w14:textId="3BEEE895" w:rsidR="00146753" w:rsidRDefault="4FBDE7ED" w:rsidP="00912A05">
      <w:pPr>
        <w:snapToGrid w:val="0"/>
        <w:spacing w:before="120" w:after="120" w:line="480" w:lineRule="auto"/>
        <w:contextualSpacing/>
        <w:jc w:val="both"/>
        <w:pPrChange w:id="195" w:author="Kundra  Palni" w:date="2024-09-03T11:51:00Z" w16du:dateUtc="2024-09-03T09:51:00Z">
          <w:pPr>
            <w:snapToGrid w:val="0"/>
            <w:spacing w:line="480" w:lineRule="auto"/>
            <w:jc w:val="both"/>
          </w:pPr>
        </w:pPrChange>
      </w:pPr>
      <w:r w:rsidRPr="070B60A4">
        <w:t xml:space="preserve">To investigate </w:t>
      </w:r>
      <w:r w:rsidR="00D779C8">
        <w:t>further</w:t>
      </w:r>
      <w:r w:rsidR="00D779C8" w:rsidRPr="070B60A4">
        <w:t xml:space="preserve"> </w:t>
      </w:r>
      <w:r w:rsidRPr="070B60A4">
        <w:t>the impact of the different folate forms detected in the IB extracts</w:t>
      </w:r>
      <w:r w:rsidR="00AE728A" w:rsidRPr="070B60A4">
        <w:t>, we</w:t>
      </w:r>
      <w:r w:rsidR="00146753" w:rsidRPr="070B60A4">
        <w:t xml:space="preserve"> monitored the growth of </w:t>
      </w:r>
      <w:r w:rsidR="00146753" w:rsidRPr="070B60A4">
        <w:rPr>
          <w:i/>
          <w:iCs/>
        </w:rPr>
        <w:t>R. intestinalis</w:t>
      </w:r>
      <w:r w:rsidR="00146753" w:rsidRPr="070B60A4">
        <w:t xml:space="preserve"> L1-82 on commercially available natural forms of </w:t>
      </w:r>
      <w:r w:rsidR="009C1ED2">
        <w:t>folate</w:t>
      </w:r>
      <w:r w:rsidR="00146753" w:rsidRPr="070B60A4">
        <w:t xml:space="preserve"> </w:t>
      </w:r>
      <w:r w:rsidR="7F09F76D" w:rsidRPr="070B60A4">
        <w:t xml:space="preserve">provided individually and </w:t>
      </w:r>
      <w:r w:rsidR="00D779C8">
        <w:t>monitored</w:t>
      </w:r>
      <w:r w:rsidR="00D779C8" w:rsidRPr="070B60A4">
        <w:t xml:space="preserve"> </w:t>
      </w:r>
      <w:r w:rsidR="7F09F76D" w:rsidRPr="070B60A4">
        <w:t xml:space="preserve">the growth curve and </w:t>
      </w:r>
      <w:r w:rsidR="00D779C8">
        <w:t>metabolite production</w:t>
      </w:r>
      <w:r w:rsidR="7F09F76D" w:rsidRPr="070B60A4">
        <w:t>.</w:t>
      </w:r>
      <w:r w:rsidR="00A266C3" w:rsidRPr="070B60A4">
        <w:t xml:space="preserve"> Our data show</w:t>
      </w:r>
      <w:r w:rsidR="2F105A86" w:rsidRPr="070B60A4">
        <w:t>ed</w:t>
      </w:r>
      <w:r w:rsidR="00A266C3" w:rsidRPr="070B60A4">
        <w:t xml:space="preserve"> that</w:t>
      </w:r>
      <w:r w:rsidR="00146753" w:rsidRPr="070B60A4">
        <w:t xml:space="preserve"> natural </w:t>
      </w:r>
      <w:r w:rsidR="00365DDB">
        <w:t xml:space="preserve">folate </w:t>
      </w:r>
      <w:r w:rsidR="00146753" w:rsidRPr="070B60A4">
        <w:t xml:space="preserve">forms </w:t>
      </w:r>
      <w:r w:rsidR="006074DE" w:rsidRPr="070B60A4">
        <w:t xml:space="preserve">resulted in higher and </w:t>
      </w:r>
      <w:r w:rsidR="00146753" w:rsidRPr="070B60A4">
        <w:t xml:space="preserve">faster </w:t>
      </w:r>
      <w:r w:rsidR="006074DE" w:rsidRPr="070B60A4">
        <w:t xml:space="preserve">growth </w:t>
      </w:r>
      <w:r w:rsidR="00317713" w:rsidRPr="070B60A4">
        <w:t xml:space="preserve">as compared to </w:t>
      </w:r>
      <w:r w:rsidR="00146753" w:rsidRPr="070B60A4">
        <w:t>the synthetic form</w:t>
      </w:r>
      <w:r w:rsidR="00D779C8">
        <w:t xml:space="preserve"> of</w:t>
      </w:r>
      <w:r w:rsidR="00146753" w:rsidRPr="070B60A4">
        <w:t xml:space="preserve"> folic acid. </w:t>
      </w:r>
      <w:r w:rsidR="418CD865" w:rsidRPr="070B60A4">
        <w:t>Interestingly, o</w:t>
      </w:r>
      <w:r w:rsidR="00146753" w:rsidRPr="070B60A4">
        <w:t>ur findings align with clinical trial results, which indicate</w:t>
      </w:r>
      <w:r w:rsidR="74D0F9DD" w:rsidRPr="070B60A4">
        <w:t>d</w:t>
      </w:r>
      <w:r w:rsidR="00146753" w:rsidRPr="070B60A4">
        <w:t xml:space="preserve"> that the human gut microbiota have greater capacity to convert dietary folate (tested as 5-FTHF) to 5-MTHF, when compared to folic acid </w:t>
      </w:r>
      <w:r w:rsidR="00AE728A" w:rsidRPr="070B60A4">
        <w:fldChar w:fldCharType="begin" w:fldLock="1"/>
      </w:r>
      <w:r w:rsidR="00CB03BE">
        <w:instrText xml:space="preserve"> ADDIN ZOTERO_ITEM CSL_CITATION {"citationID":"QEpc6iyj","properties":{"formattedCitation":"\\super 40\\nosupersub{}","plainCitation":"40","noteIndex":0},"citationItems":[{"id":"qHVHml6D/lVgdYu6R","uris":["http://www.mendeley.com/documents/?uuid=3629113b-c99d-4b8e-9f0a-c59cb65b96d6"],"itemData":{"DOI":"10.3945/AJCN.113.080507","ISSN":"1938-3207","PMID":"24944062","abstract":"Background: Current thinking, which is based mainly on rodent studies, is that physiologic doses of folic acid (pterylmonoglutamic acid), such as dietary vitamin folates, are biotransformed in the intestinal mucosa and transferred to the portal vein as the natural circulating plasma folate, 5- methyltetrahydrofolic acid (5-MTHF) before entering the liver and the wider systemic blood supply. Objective: We tested the assumption that, in humans, folic acid is biotransformed (reduced and methylated) to 5-MTHF in the intestinal mucosa. Design: We conducted a crossover study in which we sampled portal and peripheral veins for labeled folate concentrations after oral ingestion with physiologic doses of stable-isotope-labeled folic acid or the reduced folate 5-formyltetrahydrofolic acid (5-FormylTHF) in 6 subjects with a transjugular intrahepatic porto systemic shunt (TIPSS) in situ. The TIPSS allowed blood samples to be taken from the portal vein. Results: Fifteen minutes after a dose of folic acid, 80 ± 12% of labeled folate in the hepatic portal vein was unmodified folic acid. In contrast, after a dose of labeled 5-FormylTHF, only 4 ± 18% of labeled folate in the portal vein was unmodified 5-FormylTHF, and the rest had been converted to 5-MTHF after 15 min (postdose). Conclusions: The human gut appears to have a very efficient capacity to convert reduced dietary folates to 5-MTHF but limited ability to reduce folic acid. Therefore, large amounts of unmodified folic acid in the portal vein are probably attributable to an extremely limited mucosal cell dihydrofolate reductase (DHFR) capacity that is necessary to produce tetrahydrofolic acid before sequential meth-ylation to 5-MTHF. This process would suggest that humans are reliant on the liver for folic acid reduction even though it has a low and highly variable DHFR activity. Therefore, chronic liver exposure to folic acid in humans may induce saturation, which would possibly explain reports of systemic circulation of unmetabolized folic acid. This trial was registered at clinicaltrials.gov as NCT02135393. © 2014 American Society for Nutrition.","author":[{"dropping-particle":"","family":"Patanwala","given":"Imran","non-dropping-particle":"","parse-names":false,"suffix":""},{"dropping-particle":"","family":"King","given":"Maria J.","non-dropping-particle":"","parse-names":false,"suffix":""},{"dropping-particle":"","family":"Barrett","given":"David A.","non-dropping-particle":"","parse-names":false,"suffix":""},{"dropping-particle":"","family":"Rose","given":"John","non-dropping-particle":"","parse-names":false,"suffix":""},{"dropping-particle":"","family":"Jackson","given":"Ralph","non-dropping-particle":"","parse-names":false,"suffix":""},{"dropping-particle":"","family":"Hudson","given":"Mark","non-dropping-particle":"","parse-names":false,"suffix":""},{"dropping-particle":"","family":"Philo","given":"Mark","non-dropping-particle":"","parse-names":false,"suffix":""},{"dropping-particle":"","family":"Dainty","given":"Jack R.","non-dropping-particle":"","parse-names":false,"suffix":""},{"dropping-particle":"","family":"Wright","given":"Anthony J.A.","non-dropping-particle":"","parse-names":false,"suffix":""},{"dropping-particle":"","family":"Finglas","given":"Paul M.","non-dropping-particle":"","parse-names":false,"suffix":""},{"dropping-particle":"","family":"Jones","given":"David E.","non-dropping-particle":"","parse-names":false,"suffix":""}],"container-title":"The American journal of clinical nutrition","id":"ITEM-1","issue":"2","issued":{"date-parts":[["2014"]]},"page":"593-599","publisher":"Am J Clin Nutr","title":"Folic acid handling by the human gut: implications for food fortification and supplementation","type":"article-journal","volume":"100"}}],"schema":"https://github.com/citation-style-language/schema/raw/master/csl-citation.json"} </w:instrText>
      </w:r>
      <w:r w:rsidR="00AE728A" w:rsidRPr="070B60A4">
        <w:fldChar w:fldCharType="separate"/>
      </w:r>
      <w:r w:rsidR="00CB03BE" w:rsidRPr="00CB03BE">
        <w:rPr>
          <w:rFonts w:ascii="Calibri" w:hAnsiTheme="minorHAnsi" w:cs="Calibri"/>
          <w:sz w:val="22"/>
          <w:vertAlign w:val="superscript"/>
          <w:lang w:val="en-GB"/>
        </w:rPr>
        <w:t>40</w:t>
      </w:r>
      <w:r w:rsidR="00AE728A" w:rsidRPr="070B60A4">
        <w:fldChar w:fldCharType="end"/>
      </w:r>
      <w:r w:rsidR="00146753" w:rsidRPr="070B60A4">
        <w:t xml:space="preserve">, a process where folic acid is reduced to dihydrofolate and then </w:t>
      </w:r>
      <w:r w:rsidR="00317713" w:rsidRPr="070B60A4">
        <w:t xml:space="preserve">further </w:t>
      </w:r>
      <w:r w:rsidR="00146753" w:rsidRPr="070B60A4">
        <w:t xml:space="preserve">to THF </w:t>
      </w:r>
      <w:r w:rsidR="00AE728A" w:rsidRPr="070B60A4">
        <w:fldChar w:fldCharType="begin" w:fldLock="1"/>
      </w:r>
      <w:r w:rsidR="00CB03BE">
        <w:instrText xml:space="preserve"> ADDIN ZOTERO_ITEM CSL_CITATION {"citationID":"EF3D89yb","properties":{"formattedCitation":"\\super 41\\nosupersub{}","plainCitation":"41","noteIndex":0},"citationItems":[{"id":"qHVHml6D/lJZT8QFQ","uris":["http://www.mendeley.com/documents/?uuid=b0d31c59-319a-4691-abc8-d1cff752e4c1"],"itemData":{"DOI":"10.1073/pnas.0902072106","ISSN":"1091-6490","PMID":"19706381","abstract":"Numerous clinical trials using folic acid for prevention of cardiovascular disease, stroke, cognitive decline, and neural tube defects have been completed or are underway. Yet, all functions of folate are performed by tetrahydrofolate and its one-carbon derivatives. Folic acid is a synthetic oxidized form not significantly found in fresh natural foods; to be used it must be converted to tetrahydrofolate by dihydrofolate reductase (DHFR). Increasing evidence suggests that this process may be slow in humans. Here we show, using a sensitive assay we developed, that the reduction of folic acid by DHFR per gram of human liver (n = 6) obtained from organ donors or directly from surgery is, on average, less than 2% of that in rat liver at physiological pH. Moreover, in contrast to rats, there was almost a 5-fold variation of DHFR activity among the human samples. This limited ability to activate the synthetic vitamer raises issues about clinical trials using high levels of folic acid. The extremely low rate of conversion of folic acid suggests that the benefit of its use in high doses will be limited by saturation of DHFR, especially in individuals possessing lower than average activity. These results are also consistent with the reports of unmetabolized folic acid in plasma and urine.","author":[{"dropping-particle":"","family":"Bailey","given":"Steven W.","non-dropping-particle":"","parse-names":false,"suffix":""},{"dropping-particle":"","family":"Ayling","given":"June E.","non-dropping-particle":"","parse-names":false,"suffix":""}],"container-title":"Proceedings of the National Academy of Sciences of the United States of America","id":"ITEM-1","issue":"36","issued":{"date-parts":[["2009","9","8"]]},"page":"15424-15429","publisher":"Proc Natl Acad Sci U S A","title":"The extremely slow and variable activity of dihydrofolate reductase in human liver and its implications for high folic acid intake","type":"article-journal","volume":"106"}}],"schema":"https://github.com/citation-style-language/schema/raw/master/csl-citation.json"} </w:instrText>
      </w:r>
      <w:r w:rsidR="00AE728A" w:rsidRPr="070B60A4">
        <w:fldChar w:fldCharType="separate"/>
      </w:r>
      <w:r w:rsidR="00CB03BE" w:rsidRPr="00CB03BE">
        <w:rPr>
          <w:rFonts w:ascii="Calibri" w:hAnsiTheme="minorHAnsi" w:cs="Calibri"/>
          <w:sz w:val="22"/>
          <w:vertAlign w:val="superscript"/>
          <w:lang w:val="en-GB"/>
        </w:rPr>
        <w:t>41</w:t>
      </w:r>
      <w:r w:rsidR="00AE728A" w:rsidRPr="070B60A4">
        <w:fldChar w:fldCharType="end"/>
      </w:r>
      <w:r w:rsidR="00146753" w:rsidRPr="070B60A4">
        <w:t xml:space="preserve">. This might </w:t>
      </w:r>
      <w:r w:rsidR="00365DDB">
        <w:t>suggest</w:t>
      </w:r>
      <w:r w:rsidR="00146753" w:rsidRPr="070B60A4">
        <w:t xml:space="preserve"> that the </w:t>
      </w:r>
      <w:r w:rsidR="00365DDB">
        <w:t xml:space="preserve">biphasic growth we observed </w:t>
      </w:r>
      <w:r w:rsidR="00146753" w:rsidRPr="070B60A4">
        <w:t xml:space="preserve">with folic acid is associated with the delayed conversion of folic acid to THF, </w:t>
      </w:r>
      <w:r w:rsidR="00995AEB">
        <w:t xml:space="preserve">further </w:t>
      </w:r>
      <w:r w:rsidR="00146753" w:rsidRPr="070B60A4">
        <w:t xml:space="preserve">highlighting </w:t>
      </w:r>
      <w:r w:rsidR="00995AEB">
        <w:t xml:space="preserve">the </w:t>
      </w:r>
      <w:r w:rsidR="00146753" w:rsidRPr="070B60A4">
        <w:t xml:space="preserve">critical role </w:t>
      </w:r>
      <w:r w:rsidR="00995AEB">
        <w:t>that different</w:t>
      </w:r>
      <w:r w:rsidR="00146753" w:rsidRPr="070B60A4">
        <w:t xml:space="preserve"> </w:t>
      </w:r>
      <w:r w:rsidR="009C1ED2">
        <w:t>folate</w:t>
      </w:r>
      <w:r w:rsidR="00146753" w:rsidRPr="070B60A4">
        <w:t xml:space="preserve"> forms </w:t>
      </w:r>
      <w:r w:rsidR="00995AEB">
        <w:t>have on</w:t>
      </w:r>
      <w:r w:rsidR="00146753" w:rsidRPr="070B60A4">
        <w:t xml:space="preserve"> microbial growth.</w:t>
      </w:r>
    </w:p>
    <w:p w14:paraId="3D8A3197" w14:textId="3C841046" w:rsidR="00A60DCB" w:rsidRPr="00260CE1" w:rsidRDefault="00146753" w:rsidP="00912A05">
      <w:pPr>
        <w:snapToGrid w:val="0"/>
        <w:spacing w:before="120" w:after="120" w:line="480" w:lineRule="auto"/>
        <w:contextualSpacing/>
        <w:jc w:val="both"/>
        <w:rPr>
          <w:rFonts w:cstheme="minorHAnsi"/>
        </w:rPr>
        <w:pPrChange w:id="196" w:author="Kundra  Palni" w:date="2024-09-03T11:51:00Z" w16du:dateUtc="2024-09-03T09:51:00Z">
          <w:pPr>
            <w:snapToGrid w:val="0"/>
            <w:spacing w:line="480" w:lineRule="auto"/>
            <w:jc w:val="both"/>
          </w:pPr>
        </w:pPrChange>
      </w:pPr>
      <w:r w:rsidRPr="00DF3DB1">
        <w:rPr>
          <w:rFonts w:cstheme="minorHAnsi"/>
        </w:rPr>
        <w:t xml:space="preserve">Lastly, we performed </w:t>
      </w:r>
      <w:r w:rsidRPr="00DF3DB1">
        <w:rPr>
          <w:rFonts w:cstheme="minorHAnsi"/>
          <w:i/>
        </w:rPr>
        <w:t>in vitro</w:t>
      </w:r>
      <w:r w:rsidRPr="00DF3DB1">
        <w:rPr>
          <w:rFonts w:cstheme="minorHAnsi"/>
        </w:rPr>
        <w:t xml:space="preserve"> </w:t>
      </w:r>
      <w:r>
        <w:rPr>
          <w:rFonts w:cstheme="minorHAnsi"/>
        </w:rPr>
        <w:t>fecal</w:t>
      </w:r>
      <w:r w:rsidRPr="00DF3DB1">
        <w:rPr>
          <w:rFonts w:cstheme="minorHAnsi"/>
        </w:rPr>
        <w:t xml:space="preserve"> batch fermentations to investigate the effect of different </w:t>
      </w:r>
      <w:r w:rsidR="009C1ED2">
        <w:t>folate</w:t>
      </w:r>
      <w:r w:rsidRPr="00DF3DB1">
        <w:rPr>
          <w:rFonts w:cstheme="minorHAnsi"/>
        </w:rPr>
        <w:t xml:space="preserve"> forms on </w:t>
      </w:r>
      <w:r w:rsidR="00682B0D">
        <w:rPr>
          <w:rFonts w:cstheme="minorHAnsi"/>
        </w:rPr>
        <w:t xml:space="preserve">the growth </w:t>
      </w:r>
      <w:r w:rsidR="0021687D">
        <w:rPr>
          <w:rFonts w:cstheme="minorHAnsi"/>
        </w:rPr>
        <w:t xml:space="preserve">and metabolism </w:t>
      </w:r>
      <w:r w:rsidR="00682B0D">
        <w:rPr>
          <w:rFonts w:cstheme="minorHAnsi"/>
        </w:rPr>
        <w:t>of</w:t>
      </w:r>
      <w:r w:rsidR="0021687D">
        <w:rPr>
          <w:rFonts w:cstheme="minorHAnsi"/>
        </w:rPr>
        <w:t xml:space="preserve"> the</w:t>
      </w:r>
      <w:r w:rsidR="00682B0D">
        <w:rPr>
          <w:rFonts w:cstheme="minorHAnsi"/>
        </w:rPr>
        <w:t xml:space="preserve"> </w:t>
      </w:r>
      <w:r w:rsidR="0021687D">
        <w:rPr>
          <w:rFonts w:cstheme="minorHAnsi"/>
        </w:rPr>
        <w:t>gut</w:t>
      </w:r>
      <w:r w:rsidR="0021687D" w:rsidRPr="00DF3DB1">
        <w:rPr>
          <w:rFonts w:cstheme="minorHAnsi"/>
        </w:rPr>
        <w:t xml:space="preserve"> </w:t>
      </w:r>
      <w:r w:rsidRPr="00DF3DB1">
        <w:rPr>
          <w:rFonts w:cstheme="minorHAnsi"/>
        </w:rPr>
        <w:t xml:space="preserve">microbiota, with a particular </w:t>
      </w:r>
      <w:r w:rsidR="0021687D">
        <w:rPr>
          <w:rFonts w:cstheme="minorHAnsi"/>
        </w:rPr>
        <w:t>focus</w:t>
      </w:r>
      <w:r w:rsidR="0021687D" w:rsidRPr="00DF3DB1">
        <w:rPr>
          <w:rFonts w:cstheme="minorHAnsi"/>
        </w:rPr>
        <w:t xml:space="preserve"> </w:t>
      </w:r>
      <w:r w:rsidRPr="00DF3DB1">
        <w:rPr>
          <w:rFonts w:cstheme="minorHAnsi"/>
        </w:rPr>
        <w:t xml:space="preserve">on the </w:t>
      </w:r>
      <w:r w:rsidRPr="00DF3DB1">
        <w:rPr>
          <w:rFonts w:cstheme="minorHAnsi"/>
          <w:i/>
          <w:iCs/>
        </w:rPr>
        <w:t>R. intestinalis</w:t>
      </w:r>
      <w:r w:rsidRPr="00DF3DB1">
        <w:rPr>
          <w:rFonts w:cstheme="minorHAnsi"/>
        </w:rPr>
        <w:t xml:space="preserve">. </w:t>
      </w:r>
      <w:r w:rsidR="0021687D">
        <w:rPr>
          <w:rFonts w:cstheme="minorHAnsi"/>
        </w:rPr>
        <w:t>Unexpectedly</w:t>
      </w:r>
      <w:r w:rsidRPr="00DF3DB1">
        <w:rPr>
          <w:rFonts w:cstheme="minorHAnsi"/>
        </w:rPr>
        <w:t xml:space="preserve">, we did not observe any significant impact of different </w:t>
      </w:r>
      <w:r w:rsidR="009C1ED2">
        <w:t>folate</w:t>
      </w:r>
      <w:r w:rsidRPr="00DF3DB1">
        <w:rPr>
          <w:rFonts w:cstheme="minorHAnsi"/>
        </w:rPr>
        <w:t xml:space="preserve"> forms and doses on the community composition</w:t>
      </w:r>
      <w:r>
        <w:rPr>
          <w:rFonts w:cstheme="minorHAnsi"/>
        </w:rPr>
        <w:t xml:space="preserve"> and main metabolites production</w:t>
      </w:r>
      <w:r w:rsidRPr="00DF3DB1">
        <w:rPr>
          <w:rFonts w:cstheme="minorHAnsi"/>
        </w:rPr>
        <w:t>. This contrasts with a previous study that reported an increase in the number of observed species with different doses of folic acid</w:t>
      </w:r>
      <w:r>
        <w:rPr>
          <w:rFonts w:cstheme="minorHAnsi"/>
        </w:rPr>
        <w:t xml:space="preserve"> </w:t>
      </w:r>
      <w:r>
        <w:rPr>
          <w:rFonts w:cstheme="minorHAnsi"/>
        </w:rPr>
        <w:fldChar w:fldCharType="begin" w:fldLock="1"/>
      </w:r>
      <w:r w:rsidR="00CB03BE">
        <w:rPr>
          <w:rFonts w:cstheme="minorHAnsi"/>
        </w:rPr>
        <w:instrText xml:space="preserve"> ADDIN ZOTERO_ITEM CSL_CITATION {"citationID":"MXw94awa","properties":{"formattedCitation":"\\super 42\\nosupersub{}","plainCitation":"42","noteIndex":0},"citationItems":[{"id":"qHVHml6D/yQUE8dOr","uris":["http://www.mendeley.com/documents/?uuid=3eceed06-7c00-4f1e-b59b-42586b2cbf90"],"itemData":{"DOI":"10.1080/19490976.2021.1875774","ISSN":"1949-0976","abstract":"An increasing body of evidence has shown that gut microbiota imbalances are linked to diseases. Currently, the possibility of regulating gut microbiota to reverse these perturbations by developing novel therapeutic and preventive strategies is being extensively investigated. The modulatory effect of vitamins on the gut microbiome and related host health benefits remain largely unclear. We investigated the effects of colon-delivered vitamins A, B2, C, D, and E on the gut microbiota using a human clinical study and batch fermentation experiments, in combination with cell models for the assessment of barrier and immune functions. Vitamins C, B2, and D may modulate the human gut microbiome in terms of metabolic activity and bacterial composition. The most distinct effect was that of vitamin C, which significantly increased microbial alpha diversity and fecal short-chain fatty acids compared to the placebo. The remaining vitamins tested showed similar effects on microbial diversity, composition, and/or metabolic activity in vitro, but in varying degrees. Here, we showed that vitamins may modulate the human gut microbiome. Follow-up studies investigating targeted delivery of vitamins to the colon may help clarify the clinical significance of this novel concept for treating and preventing dysbiotic microbiota-related human diseases.","author":[{"dropping-particle":"","family":"Pham","given":"Van T","non-dropping-particle":"","parse-names":false,"suffix":""},{"dropping-particle":"","family":"Fehlbaum","given":"Sophie","non-dropping-particle":"","parse-names":false,"suffix":""},{"dropping-particle":"","family":"Seifert","given":"Nicole","non-dropping-particle":"","parse-names":false,"suffix":""},{"dropping-particle":"","family":"Richard","given":"Nathalie","non-dropping-particle":"","parse-names":false,"suffix":""},{"dropping-particle":"","family":"Maaike","given":"J","non-dropping-particle":"","parse-names":false,"suffix":""},{"dropping-particle":"","family":"Sybesma","given":"Wilbert","non-dropping-particle":"","parse-names":false,"suffix":""},{"dropping-particle":"","family":"Rehman","given":"Ateequr","non-dropping-particle":"","parse-names":false,"suffix":""},{"dropping-particle":"","family":"Steinert","given":"Robert E","non-dropping-particle":"","parse-names":false,"suffix":""},{"dropping-particle":"","family":"Fehlbaum","given":"Sophie","non-dropping-particle":"","parse-names":false,"suffix":""},{"dropping-particle":"","family":"Seifert","given":"Nicole","non-dropping-particle":"","parse-names":false,"suffix":""},{"dropping-particle":"","family":"Richard","given":"Nathalie","non-dropping-particle":"","parse-names":false,"suffix":""},{"dropping-particle":"","family":"Maaike","given":"J","non-dropping-particle":"","parse-names":false,"suffix":""},{"dropping-particle":"","family":"Sybesma","given":"Wilbert","non-dropping-particle":"","parse-names":false,"suffix":""},{"dropping-particle":"","family":"Rehman","given":"Ateequr","non-dropping-particle":"","parse-names":false,"suffix":""},{"dropping-particle":"","family":"Steinert","given":"Robert E","non-dropping-particle":"","parse-names":false,"suffix":""}],"container-title":"Gut Microbes","id":"ITEM-1","issue":"1","issued":{"date-parts":[["2021"]]},"page":"1-20","publisher":"Taylor &amp; Francis","title":"Effects of colon-targeted vitamins on the composition and metabolic activity of the human gut microbiome – a pilot study","type":"article-journal","volume":"13"}}],"schema":"https://github.com/citation-style-language/schema/raw/master/csl-citation.json"} </w:instrText>
      </w:r>
      <w:r>
        <w:rPr>
          <w:rFonts w:cstheme="minorHAnsi"/>
        </w:rPr>
        <w:fldChar w:fldCharType="separate"/>
      </w:r>
      <w:r w:rsidR="00CB03BE" w:rsidRPr="00CB03BE">
        <w:rPr>
          <w:rFonts w:ascii="Calibri" w:hAnsiTheme="minorHAnsi" w:cs="Calibri"/>
          <w:sz w:val="22"/>
          <w:vertAlign w:val="superscript"/>
          <w:lang w:val="en-GB"/>
        </w:rPr>
        <w:t>42</w:t>
      </w:r>
      <w:r>
        <w:rPr>
          <w:rFonts w:cstheme="minorHAnsi"/>
        </w:rPr>
        <w:fldChar w:fldCharType="end"/>
      </w:r>
      <w:r w:rsidRPr="00DF3DB1">
        <w:rPr>
          <w:rFonts w:cstheme="minorHAnsi"/>
        </w:rPr>
        <w:t xml:space="preserve">. </w:t>
      </w:r>
      <w:r w:rsidR="00B80245">
        <w:rPr>
          <w:rFonts w:cstheme="minorHAnsi"/>
        </w:rPr>
        <w:t>On the other hand, i</w:t>
      </w:r>
      <w:r>
        <w:rPr>
          <w:rFonts w:cstheme="minorHAnsi"/>
        </w:rPr>
        <w:t>n agreement with our data,</w:t>
      </w:r>
      <w:r w:rsidRPr="00DF3DB1">
        <w:rPr>
          <w:rFonts w:cstheme="minorHAnsi"/>
        </w:rPr>
        <w:t xml:space="preserve"> a study in rats reported that folic acid supplementation did not impact the abundance of the two most abundant phyla, </w:t>
      </w:r>
      <w:r w:rsidRPr="00DF3DB1">
        <w:rPr>
          <w:rFonts w:cstheme="minorHAnsi"/>
          <w:i/>
          <w:iCs/>
        </w:rPr>
        <w:t>Firmicutes</w:t>
      </w:r>
      <w:r w:rsidRPr="00DF3DB1">
        <w:rPr>
          <w:rFonts w:cstheme="minorHAnsi"/>
        </w:rPr>
        <w:t xml:space="preserve"> and </w:t>
      </w:r>
      <w:r w:rsidRPr="00DF3DB1">
        <w:rPr>
          <w:rFonts w:cstheme="minorHAnsi"/>
          <w:i/>
          <w:iCs/>
        </w:rPr>
        <w:t xml:space="preserve">Bacteroidetes </w:t>
      </w:r>
      <w:r>
        <w:rPr>
          <w:rFonts w:cstheme="minorHAnsi"/>
          <w:i/>
          <w:iCs/>
        </w:rPr>
        <w:fldChar w:fldCharType="begin" w:fldLock="1"/>
      </w:r>
      <w:r w:rsidR="00CB03BE">
        <w:rPr>
          <w:rFonts w:cstheme="minorHAnsi"/>
          <w:i/>
          <w:iCs/>
        </w:rPr>
        <w:instrText xml:space="preserve"> ADDIN ZOTERO_ITEM CSL_CITATION {"citationID":"QH9HrW58","properties":{"formattedCitation":"\\super 43\\nosupersub{}","plainCitation":"43","noteIndex":0},"citationItems":[{"id":"qHVHml6D/RrpuTB3q","uris":["http://www.mendeley.com/documents/?uuid=2b14a4e4-5a8d-4a2f-b8df-8ebbaae2f305"],"itemData":{"DOI":"10.3389/fmicb.2022.907952","ISSN":"1664-302X","PMID":"35966674","abstract":"A high-purine diet can cause hyperuricemia and destroy the microbial composition of the gut microbiota. Both folic acid and zinc significantly reduce uric acid levels and alleviate hyperuricemia. However, whether the underlying mechanisms are associated with the regulation of the gut microbiota remain unknown. To explore alterations of the gut microbiota related to folic acid and zinc treatment in rats with hyperuricemia in our study. A hyperuricemic rat model was established with a high-purine diet. The effects of folic acid and zinc on uric acid levels were evaluated. Alterations of the gut microbiota related to hyperuricemia and the treatments were evaluated by sequencing using the Illumina MiSeq system. The results demonstrated that uric acid levels dropped observably, and the activities of adenosine deaminase (ADA) and xanthine oxidase (XOD) were downregulated after folic acid or zinc intervention. 16S rRNA gene sequencing-based gut microbiota analysis revealed that folic acid and zinc enhanced the abundance of probiotic bacteria and reduced that of pathogenic bacteria, thus improving intestinal barrier function. PICRUST analysis indicated that folic acid and zinc restored gut microbiota metabolism. These findings indicate that folic acid and zinc ameliorate hyperuricemia by inhibiting uric acid biosynthesis and stimulating uric acid excretion by modulating the gut microbiota. Thus, folic acid and zinc may be new and safe therapeutic agents to improve hyperuricemia.","author":[{"dropping-particle":"","family":"Sun","given":"Xuewei","non-dropping-particle":"","parse-names":false,"suffix":""},{"dropping-particle":"","family":"Wen","given":"Jie","non-dropping-particle":"","parse-names":false,"suffix":""},{"dropping-particle":"","family":"Guan","given":"Baosheng","non-dropping-particle":"","parse-names":false,"suffix":""},{"dropping-particle":"","family":"Li","given":"Jialin","non-dropping-particle":"","parse-names":false,"suffix":""},{"dropping-particle":"","family":"Luo","given":"Jincheng","non-dropping-particle":"","parse-names":false,"suffix":""},{"dropping-particle":"","family":"Li","given":"Jie","non-dropping-particle":"","parse-names":false,"suffix":""},{"dropping-particle":"","family":"Wei","given":"Mingyu","non-dropping-particle":"","parse-names":false,"suffix":""},{"dropping-particle":"","family":"Qiu","given":"Hongbin","non-dropping-particle":"","parse-names":false,"suffix":""}],"container-title":"Frontiers in Microbiology","id":"ITEM-1","issued":{"date-parts":[["2022","7","29"]]},"publisher":"Frontiers Media SA","title":"Folic acid and zinc improve hyperuricemia by altering the gut microbiota of rats with high-purine diet-induced hyperuricemia","type":"article-journal","volume":"13"}}],"schema":"https://github.com/citation-style-language/schema/raw/master/csl-citation.json"} </w:instrText>
      </w:r>
      <w:r>
        <w:rPr>
          <w:rFonts w:cstheme="minorHAnsi"/>
          <w:i/>
          <w:iCs/>
        </w:rPr>
        <w:fldChar w:fldCharType="separate"/>
      </w:r>
      <w:r w:rsidR="00CB03BE" w:rsidRPr="00CB03BE">
        <w:rPr>
          <w:rFonts w:ascii="Calibri" w:hAnsiTheme="minorHAnsi" w:cs="Calibri"/>
          <w:sz w:val="22"/>
          <w:vertAlign w:val="superscript"/>
          <w:lang w:val="en-GB"/>
        </w:rPr>
        <w:t>43</w:t>
      </w:r>
      <w:r>
        <w:rPr>
          <w:rFonts w:cstheme="minorHAnsi"/>
          <w:i/>
          <w:iCs/>
        </w:rPr>
        <w:fldChar w:fldCharType="end"/>
      </w:r>
      <w:r>
        <w:rPr>
          <w:rFonts w:cstheme="minorHAnsi"/>
        </w:rPr>
        <w:t xml:space="preserve">. However, </w:t>
      </w:r>
      <w:r w:rsidR="0021687D">
        <w:rPr>
          <w:rFonts w:cstheme="minorHAnsi"/>
        </w:rPr>
        <w:t xml:space="preserve">a </w:t>
      </w:r>
      <w:r>
        <w:rPr>
          <w:rFonts w:cstheme="minorHAnsi"/>
        </w:rPr>
        <w:t>three</w:t>
      </w:r>
      <w:r w:rsidR="0021687D">
        <w:rPr>
          <w:rFonts w:cstheme="minorHAnsi"/>
        </w:rPr>
        <w:t xml:space="preserve">fold </w:t>
      </w:r>
      <w:r>
        <w:rPr>
          <w:rFonts w:cstheme="minorHAnsi"/>
        </w:rPr>
        <w:t xml:space="preserve">increase </w:t>
      </w:r>
      <w:r w:rsidR="0021687D">
        <w:rPr>
          <w:rFonts w:cstheme="minorHAnsi"/>
        </w:rPr>
        <w:t xml:space="preserve">of the </w:t>
      </w:r>
      <w:r w:rsidRPr="00537744">
        <w:rPr>
          <w:rFonts w:cstheme="minorHAnsi"/>
          <w:i/>
          <w:iCs/>
        </w:rPr>
        <w:t>Actinobacteria</w:t>
      </w:r>
      <w:r>
        <w:rPr>
          <w:rFonts w:cstheme="minorHAnsi"/>
        </w:rPr>
        <w:t xml:space="preserve"> phylum </w:t>
      </w:r>
      <w:r w:rsidR="0021687D">
        <w:rPr>
          <w:rFonts w:cstheme="minorHAnsi"/>
        </w:rPr>
        <w:t>abundance was reported</w:t>
      </w:r>
      <w:r w:rsidR="00494BE0">
        <w:rPr>
          <w:rFonts w:cstheme="minorHAnsi"/>
        </w:rPr>
        <w:t xml:space="preserve"> by the authors</w:t>
      </w:r>
      <w:r w:rsidR="0021687D">
        <w:rPr>
          <w:rFonts w:cstheme="minorHAnsi"/>
        </w:rPr>
        <w:t>, in contrast to our study</w:t>
      </w:r>
      <w:r>
        <w:rPr>
          <w:rFonts w:cstheme="minorHAnsi"/>
        </w:rPr>
        <w:t>.</w:t>
      </w:r>
      <w:r w:rsidR="0021687D">
        <w:rPr>
          <w:rFonts w:cstheme="minorHAnsi"/>
        </w:rPr>
        <w:t xml:space="preserve"> </w:t>
      </w:r>
      <w:r w:rsidR="00136D39">
        <w:rPr>
          <w:rFonts w:cstheme="minorHAnsi"/>
        </w:rPr>
        <w:t>Additionally,</w:t>
      </w:r>
      <w:r w:rsidR="000448A0">
        <w:rPr>
          <w:rFonts w:cstheme="minorHAnsi"/>
        </w:rPr>
        <w:t xml:space="preserve"> </w:t>
      </w:r>
      <w:r w:rsidR="00A60DCB">
        <w:rPr>
          <w:rFonts w:cstheme="minorHAnsi"/>
        </w:rPr>
        <w:t>our study</w:t>
      </w:r>
      <w:r w:rsidR="00136D39">
        <w:rPr>
          <w:rFonts w:cstheme="minorHAnsi"/>
        </w:rPr>
        <w:t xml:space="preserve"> found that</w:t>
      </w:r>
      <w:r w:rsidR="00A60DCB" w:rsidRPr="00DF3DB1">
        <w:rPr>
          <w:rFonts w:cstheme="minorHAnsi"/>
        </w:rPr>
        <w:t xml:space="preserve"> </w:t>
      </w:r>
      <w:r w:rsidR="00AF510C">
        <w:rPr>
          <w:rFonts w:cstheme="minorHAnsi"/>
        </w:rPr>
        <w:t xml:space="preserve">a </w:t>
      </w:r>
      <w:r w:rsidR="00A60DCB" w:rsidRPr="00DF3DB1">
        <w:rPr>
          <w:rFonts w:cstheme="minorHAnsi"/>
        </w:rPr>
        <w:t xml:space="preserve">high dose of </w:t>
      </w:r>
      <w:r w:rsidR="00A60DCB">
        <w:t>folate</w:t>
      </w:r>
      <w:r w:rsidR="00A60DCB" w:rsidRPr="00DF3DB1">
        <w:rPr>
          <w:rFonts w:cstheme="minorHAnsi"/>
        </w:rPr>
        <w:t xml:space="preserve"> did not </w:t>
      </w:r>
      <w:r w:rsidR="00AF510C">
        <w:rPr>
          <w:rFonts w:cstheme="minorHAnsi"/>
        </w:rPr>
        <w:t>result in</w:t>
      </w:r>
      <w:r w:rsidR="00A60DCB" w:rsidRPr="00DF3DB1">
        <w:rPr>
          <w:rFonts w:cstheme="minorHAnsi"/>
        </w:rPr>
        <w:t xml:space="preserve"> a</w:t>
      </w:r>
      <w:r w:rsidR="00AF510C">
        <w:rPr>
          <w:rFonts w:cstheme="minorHAnsi"/>
        </w:rPr>
        <w:t>n</w:t>
      </w:r>
      <w:r w:rsidR="00A60DCB" w:rsidRPr="00DF3DB1">
        <w:rPr>
          <w:rFonts w:cstheme="minorHAnsi"/>
        </w:rPr>
        <w:t xml:space="preserve"> increased abundance of </w:t>
      </w:r>
      <w:r w:rsidR="00A60DCB" w:rsidRPr="00DF3DB1">
        <w:rPr>
          <w:rFonts w:cstheme="minorHAnsi"/>
          <w:i/>
          <w:iCs/>
        </w:rPr>
        <w:t>Roseburia</w:t>
      </w:r>
      <w:r w:rsidR="00A60DCB" w:rsidRPr="00DF3DB1">
        <w:rPr>
          <w:rFonts w:cstheme="minorHAnsi"/>
        </w:rPr>
        <w:t xml:space="preserve"> genus</w:t>
      </w:r>
      <w:r w:rsidR="00A73682">
        <w:rPr>
          <w:rFonts w:cstheme="minorHAnsi"/>
        </w:rPr>
        <w:t>,</w:t>
      </w:r>
      <w:r w:rsidR="00A60DCB" w:rsidRPr="00DF3DB1">
        <w:rPr>
          <w:rFonts w:cstheme="minorHAnsi"/>
        </w:rPr>
        <w:t xml:space="preserve"> compared to the low dose</w:t>
      </w:r>
      <w:r w:rsidR="00494BE0">
        <w:rPr>
          <w:rFonts w:cstheme="minorHAnsi"/>
        </w:rPr>
        <w:t xml:space="preserve"> tested</w:t>
      </w:r>
      <w:r w:rsidR="00A60DCB" w:rsidRPr="00DF3DB1">
        <w:rPr>
          <w:rFonts w:cstheme="minorHAnsi"/>
        </w:rPr>
        <w:t>.</w:t>
      </w:r>
      <w:r w:rsidR="00A60DCB">
        <w:rPr>
          <w:rFonts w:cstheme="minorHAnsi"/>
        </w:rPr>
        <w:t xml:space="preserve"> </w:t>
      </w:r>
      <w:bookmarkStart w:id="197" w:name="_Toc136426442"/>
      <w:bookmarkStart w:id="198" w:name="_Toc136431709"/>
      <w:bookmarkStart w:id="199" w:name="_Toc136439620"/>
      <w:r w:rsidR="00A73682">
        <w:rPr>
          <w:rFonts w:cstheme="minorHAnsi"/>
        </w:rPr>
        <w:t>Recently</w:t>
      </w:r>
      <w:r w:rsidR="00494BE0">
        <w:rPr>
          <w:rFonts w:cstheme="minorHAnsi"/>
        </w:rPr>
        <w:t xml:space="preserve">, we </w:t>
      </w:r>
      <w:r w:rsidR="00A73682">
        <w:rPr>
          <w:rFonts w:cstheme="minorHAnsi"/>
        </w:rPr>
        <w:t xml:space="preserve">have </w:t>
      </w:r>
      <w:r w:rsidR="00494BE0">
        <w:rPr>
          <w:rFonts w:cstheme="minorHAnsi"/>
        </w:rPr>
        <w:t xml:space="preserve">also </w:t>
      </w:r>
      <w:r w:rsidR="00520793">
        <w:rPr>
          <w:rFonts w:cstheme="minorHAnsi"/>
        </w:rPr>
        <w:t xml:space="preserve">reported </w:t>
      </w:r>
      <w:r w:rsidR="00494BE0">
        <w:rPr>
          <w:rFonts w:cstheme="minorHAnsi"/>
        </w:rPr>
        <w:t xml:space="preserve">that gut microbial communities </w:t>
      </w:r>
      <w:r w:rsidR="00520793" w:rsidRPr="00520793">
        <w:rPr>
          <w:rFonts w:cstheme="minorHAnsi"/>
        </w:rPr>
        <w:t xml:space="preserve">produce B12 </w:t>
      </w:r>
      <w:r w:rsidR="00520793">
        <w:rPr>
          <w:rFonts w:cstheme="minorHAnsi"/>
        </w:rPr>
        <w:t xml:space="preserve">during </w:t>
      </w:r>
      <w:r w:rsidR="00520793" w:rsidRPr="00430D29">
        <w:rPr>
          <w:rFonts w:cstheme="minorHAnsi"/>
          <w:i/>
          <w:iCs/>
        </w:rPr>
        <w:t>in vitro</w:t>
      </w:r>
      <w:r w:rsidR="00520793">
        <w:rPr>
          <w:rFonts w:cstheme="minorHAnsi"/>
        </w:rPr>
        <w:t xml:space="preserve"> </w:t>
      </w:r>
      <w:r w:rsidR="00520793">
        <w:rPr>
          <w:rFonts w:cstheme="minorHAnsi"/>
        </w:rPr>
        <w:lastRenderedPageBreak/>
        <w:t>fecal batch fermentation in absence of B</w:t>
      </w:r>
      <w:r w:rsidR="00520793" w:rsidRPr="00520793">
        <w:rPr>
          <w:rFonts w:cstheme="minorHAnsi"/>
        </w:rPr>
        <w:t xml:space="preserve">12 </w:t>
      </w:r>
      <w:r w:rsidR="00520793">
        <w:rPr>
          <w:rFonts w:cstheme="minorHAnsi"/>
        </w:rPr>
        <w:t>in the medium</w:t>
      </w:r>
      <w:r w:rsidR="00260CE1">
        <w:rPr>
          <w:rFonts w:cstheme="minorHAnsi"/>
        </w:rPr>
        <w:t xml:space="preserve"> while different forms of B12 </w:t>
      </w:r>
      <w:r w:rsidR="00260CE1" w:rsidRPr="00260CE1">
        <w:rPr>
          <w:rFonts w:cstheme="minorHAnsi"/>
        </w:rPr>
        <w:t xml:space="preserve">had </w:t>
      </w:r>
      <w:r w:rsidR="00260CE1">
        <w:rPr>
          <w:rFonts w:cstheme="minorHAnsi"/>
        </w:rPr>
        <w:t>no</w:t>
      </w:r>
      <w:r w:rsidR="00260CE1" w:rsidRPr="00260CE1">
        <w:rPr>
          <w:rFonts w:cstheme="minorHAnsi"/>
        </w:rPr>
        <w:t xml:space="preserve"> impact on</w:t>
      </w:r>
      <w:r w:rsidR="00260CE1">
        <w:rPr>
          <w:rFonts w:cstheme="minorHAnsi"/>
        </w:rPr>
        <w:t xml:space="preserve"> </w:t>
      </w:r>
      <w:r w:rsidR="00260CE1" w:rsidRPr="00260CE1">
        <w:rPr>
          <w:rFonts w:cstheme="minorHAnsi"/>
        </w:rPr>
        <w:t>total bacterial growth, community richness, diversity, and total metabolite</w:t>
      </w:r>
      <w:r w:rsidR="00260CE1">
        <w:rPr>
          <w:rFonts w:cstheme="minorHAnsi"/>
        </w:rPr>
        <w:t xml:space="preserve"> </w:t>
      </w:r>
      <w:r w:rsidR="00260CE1" w:rsidRPr="00260CE1">
        <w:rPr>
          <w:rFonts w:cstheme="minorHAnsi"/>
        </w:rPr>
        <w:t>production</w:t>
      </w:r>
      <w:r w:rsidR="00012F77">
        <w:rPr>
          <w:rFonts w:cstheme="minorHAnsi"/>
        </w:rPr>
        <w:t xml:space="preserve"> </w:t>
      </w:r>
      <w:r w:rsidR="00012F77">
        <w:rPr>
          <w:rFonts w:cstheme="minorHAnsi"/>
        </w:rPr>
        <w:fldChar w:fldCharType="begin" w:fldLock="1"/>
      </w:r>
      <w:r w:rsidR="00CB03BE">
        <w:rPr>
          <w:rFonts w:cstheme="minorHAnsi"/>
        </w:rPr>
        <w:instrText xml:space="preserve"> ADDIN ZOTERO_ITEM CSL_CITATION {"citationID":"0ALjVoyd","properties":{"formattedCitation":"\\super 26\\nosupersub{}","plainCitation":"26","noteIndex":0},"citationItems":[{"id":"qHVHml6D/6ItNZYCi","uris":["http://www.mendeley.com/documents/?uuid=209df590-fb1d-47be-8172-8df8a94453f3"],"itemData":{"DOI":"10.3389/FNUT.2022.1070155","ISSN":"2296-861X","abstract":"Vitamin B12 (cobalamin) is present in the human lower gastrointestinal tract either coming from the unabsorbed dietary fraction or from in situ production of the gut microbiota. However, it is unclear whether the gut microbial communities need exogenous B12 for growth and metabolism, or whether over-supplementing or depleting B12 from the diet could affect gut community composition and metabolite production. Here, we investigated in vitro B12 production of human faecal microbiota and the effects of over supplementation or depletion of B12 (as cyanocobalamin) on composition and activity. Eight faecal communities from healthy human adults distributed over three enterotypes, dominated by Firmicutes (n = 5), Bacteroides (n = 1) or Prevotella (n = 2) were used to perform batch fermentations in Macfarlane medium supplemented with low B12 medium (Control, 5 ng/ml, within the tested faecal range), no B12 addition (NB12), and high B12 addition (ExtraB12, 2500 ng/ml). The microbiota community composition (qPCR, 16S rRNA metabarcoding), metabolic activity (HPLC-RI), and B12 levels (UHPLC-DAD) were measured after 24 h incubation at 37° C under strict anaerobic conditions. All faecal microbial communities produced B12 in the NB12 condition after 24 h, in the range from 152 ± 4 to 564 ± 25 ng/ml. None of the B12 treatments, supplementation, or depletion, had an impact on total bacterial growth, community richness, diversity and total metabolite production, compared to the low B12 control. However, a significant increase of propionate was measured in ExtraB12 compared to NB12. Most taxonomic and metabolite changes compared to control incubations were donor-dependent, implying donor-microbiota-specific changes upon B12 treatments. Our in vitro data suggest that healthy human adult gut microbial communities have the capacity to produce B12 at levels fulfilling their own requirements, independently of the initial B12 content tested in the donor’s faeces. Further, supplementation of exogenous dietary B12 may have limited impact on the healthy human gut microbial community composition and function.","author":[{"dropping-particle":"","family":"Kundra","given":"Palni","non-dropping-particle":"","parse-names":false,"suffix":""},{"dropping-particle":"","family":"Geirnaert","given":"Annelies","non-dropping-particle":"","parse-names":false,"suffix":""},{"dropping-particle":"","family":"Pugin","given":"Benoit","non-dropping-particle":"","parse-names":false,"suffix":""},{"dropping-particle":"","family":"Morales Martinez","given":"Paola","non-dropping-particle":"","parse-names":false,"suffix":""},{"dropping-particle":"","family":"Lacroix","given":"Christophe","non-dropping-particle":"","parse-names":false,"suffix":""},{"dropping-particle":"","family":"Greppi","given":"Anna","non-dropping-particle":"","parse-names":false,"suffix":""}],"container-title":"Frontiers in Nutrition","id":"ITEM-1","issued":{"date-parts":[["2022","12","1"]]},"page":"2940","publisher":"Frontiers","title":"Healthy adult gut microbiota sustains its own vitamin B12 requirement in an in vitro batch fermentation model","type":"article-journal","volume":"9"}}],"schema":"https://github.com/citation-style-language/schema/raw/master/csl-citation.json"} </w:instrText>
      </w:r>
      <w:r w:rsidR="00012F77">
        <w:rPr>
          <w:rFonts w:cstheme="minorHAnsi"/>
        </w:rPr>
        <w:fldChar w:fldCharType="separate"/>
      </w:r>
      <w:r w:rsidR="00CB03BE" w:rsidRPr="00CB03BE">
        <w:rPr>
          <w:rFonts w:ascii="Calibri" w:hAnsiTheme="minorHAnsi" w:cs="Calibri"/>
          <w:sz w:val="22"/>
          <w:vertAlign w:val="superscript"/>
          <w:lang w:val="en-GB"/>
        </w:rPr>
        <w:t>26</w:t>
      </w:r>
      <w:r w:rsidR="00012F77">
        <w:rPr>
          <w:rFonts w:cstheme="minorHAnsi"/>
        </w:rPr>
        <w:fldChar w:fldCharType="end"/>
      </w:r>
      <w:r w:rsidR="00494BE0">
        <w:rPr>
          <w:rFonts w:cstheme="minorHAnsi"/>
        </w:rPr>
        <w:t>.</w:t>
      </w:r>
      <w:r w:rsidR="00260CE1">
        <w:rPr>
          <w:rFonts w:cstheme="minorHAnsi"/>
        </w:rPr>
        <w:t xml:space="preserve"> </w:t>
      </w:r>
      <w:r w:rsidR="00260CE1" w:rsidRPr="00260CE1">
        <w:rPr>
          <w:rFonts w:cstheme="minorHAnsi"/>
        </w:rPr>
        <w:t>O</w:t>
      </w:r>
      <w:r w:rsidR="00A73682">
        <w:rPr>
          <w:rFonts w:cstheme="minorHAnsi"/>
        </w:rPr>
        <w:t>verall o</w:t>
      </w:r>
      <w:r w:rsidR="00260CE1" w:rsidRPr="00260CE1">
        <w:rPr>
          <w:rFonts w:cstheme="minorHAnsi"/>
        </w:rPr>
        <w:t xml:space="preserve">ur </w:t>
      </w:r>
      <w:r w:rsidR="00260CE1" w:rsidRPr="00430D29">
        <w:rPr>
          <w:rFonts w:cstheme="minorHAnsi"/>
          <w:i/>
          <w:iCs/>
        </w:rPr>
        <w:t>in vitro</w:t>
      </w:r>
      <w:r w:rsidR="00260CE1" w:rsidRPr="00260CE1">
        <w:rPr>
          <w:rFonts w:cstheme="minorHAnsi"/>
        </w:rPr>
        <w:t xml:space="preserve"> data suggest</w:t>
      </w:r>
      <w:r w:rsidR="00A73682">
        <w:rPr>
          <w:rFonts w:cstheme="minorHAnsi"/>
        </w:rPr>
        <w:t>ed</w:t>
      </w:r>
      <w:r w:rsidR="00260CE1" w:rsidRPr="00260CE1">
        <w:rPr>
          <w:rFonts w:cstheme="minorHAnsi"/>
        </w:rPr>
        <w:t xml:space="preserve"> that healthy human adult gut microbial</w:t>
      </w:r>
      <w:r w:rsidR="00260CE1">
        <w:rPr>
          <w:rFonts w:cstheme="minorHAnsi"/>
        </w:rPr>
        <w:t xml:space="preserve"> </w:t>
      </w:r>
      <w:r w:rsidR="00260CE1" w:rsidRPr="00260CE1">
        <w:rPr>
          <w:rFonts w:cstheme="minorHAnsi"/>
        </w:rPr>
        <w:t>communities have the capacity to produce</w:t>
      </w:r>
      <w:r w:rsidR="00260CE1">
        <w:rPr>
          <w:rFonts w:cstheme="minorHAnsi"/>
        </w:rPr>
        <w:t xml:space="preserve"> both</w:t>
      </w:r>
      <w:r w:rsidR="00260CE1" w:rsidRPr="00260CE1">
        <w:rPr>
          <w:rFonts w:cstheme="minorHAnsi"/>
        </w:rPr>
        <w:t xml:space="preserve"> B12 </w:t>
      </w:r>
      <w:r w:rsidR="00260CE1">
        <w:rPr>
          <w:rFonts w:cstheme="minorHAnsi"/>
        </w:rPr>
        <w:t xml:space="preserve">and folate </w:t>
      </w:r>
      <w:r w:rsidR="00260CE1" w:rsidRPr="00260CE1">
        <w:rPr>
          <w:rFonts w:cstheme="minorHAnsi"/>
        </w:rPr>
        <w:t xml:space="preserve">at levels fulfilling </w:t>
      </w:r>
      <w:r w:rsidR="00260CE1">
        <w:rPr>
          <w:rFonts w:cstheme="minorHAnsi"/>
        </w:rPr>
        <w:t xml:space="preserve">most of </w:t>
      </w:r>
      <w:r w:rsidR="00260CE1" w:rsidRPr="00260CE1">
        <w:rPr>
          <w:rFonts w:cstheme="minorHAnsi"/>
        </w:rPr>
        <w:t>their</w:t>
      </w:r>
      <w:r w:rsidR="00260CE1">
        <w:rPr>
          <w:rFonts w:cstheme="minorHAnsi"/>
        </w:rPr>
        <w:t xml:space="preserve"> </w:t>
      </w:r>
      <w:r w:rsidR="00260CE1" w:rsidRPr="00260CE1">
        <w:rPr>
          <w:rFonts w:cstheme="minorHAnsi"/>
        </w:rPr>
        <w:t>own requirements</w:t>
      </w:r>
      <w:r w:rsidR="00260CE1">
        <w:rPr>
          <w:rFonts w:cstheme="minorHAnsi"/>
        </w:rPr>
        <w:t>. However, our folate data should be expanded by testing additional fecal microbiota representative of a broader population.</w:t>
      </w:r>
    </w:p>
    <w:p w14:paraId="60DF1444" w14:textId="77777777" w:rsidR="006B16A9" w:rsidRDefault="00146753" w:rsidP="00912A05">
      <w:pPr>
        <w:snapToGrid w:val="0"/>
        <w:spacing w:before="120" w:after="120" w:line="480" w:lineRule="auto"/>
        <w:contextualSpacing/>
        <w:jc w:val="both"/>
        <w:rPr>
          <w:rFonts w:cstheme="minorHAnsi"/>
        </w:rPr>
        <w:pPrChange w:id="200" w:author="Kundra  Palni" w:date="2024-09-03T11:51:00Z" w16du:dateUtc="2024-09-03T09:51:00Z">
          <w:pPr>
            <w:snapToGrid w:val="0"/>
            <w:spacing w:line="480" w:lineRule="auto"/>
            <w:jc w:val="both"/>
          </w:pPr>
        </w:pPrChange>
      </w:pPr>
      <w:r w:rsidRPr="00DF3DB1">
        <w:rPr>
          <w:rFonts w:cstheme="minorHAnsi"/>
        </w:rPr>
        <w:t>To sum up, our study demonstrated and quantified the actual production of</w:t>
      </w:r>
      <w:r w:rsidR="00385740">
        <w:rPr>
          <w:rFonts w:cstheme="minorHAnsi"/>
        </w:rPr>
        <w:t xml:space="preserve"> different</w:t>
      </w:r>
      <w:r w:rsidRPr="00DF3DB1">
        <w:rPr>
          <w:rFonts w:cstheme="minorHAnsi"/>
        </w:rPr>
        <w:t xml:space="preserve"> </w:t>
      </w:r>
      <w:r w:rsidR="004B6A4A">
        <w:t>folate</w:t>
      </w:r>
      <w:r w:rsidR="00385740">
        <w:t xml:space="preserve"> forms</w:t>
      </w:r>
      <w:r w:rsidRPr="00DF3DB1">
        <w:rPr>
          <w:rFonts w:cstheme="minorHAnsi"/>
        </w:rPr>
        <w:t xml:space="preserve"> by the selected gut prototrophs and further showed that </w:t>
      </w:r>
      <w:r w:rsidRPr="00DF3DB1">
        <w:rPr>
          <w:rFonts w:cstheme="minorHAnsi"/>
          <w:i/>
          <w:iCs/>
        </w:rPr>
        <w:t>R. intestinalis</w:t>
      </w:r>
      <w:r w:rsidRPr="00DF3DB1">
        <w:rPr>
          <w:rFonts w:cstheme="minorHAnsi"/>
        </w:rPr>
        <w:t xml:space="preserve"> L1-82</w:t>
      </w:r>
      <w:r w:rsidR="00715CF8">
        <w:rPr>
          <w:rFonts w:cstheme="minorHAnsi"/>
        </w:rPr>
        <w:t xml:space="preserve"> </w:t>
      </w:r>
      <w:r w:rsidRPr="00DF3DB1">
        <w:rPr>
          <w:rFonts w:cstheme="minorHAnsi"/>
        </w:rPr>
        <w:t xml:space="preserve">can </w:t>
      </w:r>
      <w:r w:rsidR="00715CF8">
        <w:rPr>
          <w:rFonts w:cstheme="minorHAnsi"/>
        </w:rPr>
        <w:t xml:space="preserve">efficiently </w:t>
      </w:r>
      <w:r w:rsidRPr="00DF3DB1">
        <w:rPr>
          <w:rFonts w:cstheme="minorHAnsi"/>
        </w:rPr>
        <w:t xml:space="preserve">use microbially produced </w:t>
      </w:r>
      <w:r w:rsidR="004B6A4A">
        <w:t>folate</w:t>
      </w:r>
      <w:r w:rsidR="00715CF8">
        <w:t>s</w:t>
      </w:r>
      <w:r w:rsidR="00385740">
        <w:t xml:space="preserve"> for growth and metabolism</w:t>
      </w:r>
      <w:r w:rsidRPr="00DF3DB1">
        <w:rPr>
          <w:rFonts w:cstheme="minorHAnsi"/>
        </w:rPr>
        <w:t xml:space="preserve">. These findings may </w:t>
      </w:r>
      <w:r w:rsidR="002A6A9E">
        <w:rPr>
          <w:rFonts w:cstheme="minorHAnsi"/>
        </w:rPr>
        <w:t>be</w:t>
      </w:r>
      <w:r w:rsidR="002A6A9E" w:rsidRPr="00DF3DB1">
        <w:rPr>
          <w:rFonts w:cstheme="minorHAnsi"/>
        </w:rPr>
        <w:t xml:space="preserve"> </w:t>
      </w:r>
      <w:r w:rsidRPr="00DF3DB1">
        <w:rPr>
          <w:rFonts w:cstheme="minorHAnsi"/>
        </w:rPr>
        <w:t xml:space="preserve">important </w:t>
      </w:r>
      <w:r w:rsidR="002A6A9E">
        <w:rPr>
          <w:rFonts w:cstheme="minorHAnsi"/>
        </w:rPr>
        <w:t xml:space="preserve">to adjust the </w:t>
      </w:r>
      <w:r w:rsidR="00254636">
        <w:rPr>
          <w:rFonts w:cstheme="minorHAnsi"/>
        </w:rPr>
        <w:t xml:space="preserve">growth </w:t>
      </w:r>
      <w:r w:rsidR="002A6A9E">
        <w:rPr>
          <w:rFonts w:cstheme="minorHAnsi"/>
        </w:rPr>
        <w:t xml:space="preserve">medium </w:t>
      </w:r>
      <w:r w:rsidR="00856247">
        <w:rPr>
          <w:rFonts w:cstheme="minorHAnsi"/>
        </w:rPr>
        <w:t>to produce</w:t>
      </w:r>
      <w:r w:rsidRPr="00DF3DB1">
        <w:rPr>
          <w:rFonts w:cstheme="minorHAnsi"/>
        </w:rPr>
        <w:t xml:space="preserve"> </w:t>
      </w:r>
      <w:r w:rsidRPr="00DF3DB1">
        <w:rPr>
          <w:rFonts w:cstheme="minorHAnsi"/>
          <w:i/>
          <w:iCs/>
        </w:rPr>
        <w:t>R. intestinalis</w:t>
      </w:r>
      <w:r w:rsidR="002A6A9E">
        <w:rPr>
          <w:rFonts w:cstheme="minorHAnsi"/>
        </w:rPr>
        <w:t xml:space="preserve"> as second-generation probiotic.</w:t>
      </w:r>
      <w:r w:rsidRPr="00DF3DB1">
        <w:rPr>
          <w:rFonts w:cstheme="minorHAnsi"/>
        </w:rPr>
        <w:t xml:space="preserve"> However, it will be interesting to further investigate if such an outcome is strain</w:t>
      </w:r>
      <w:r>
        <w:rPr>
          <w:rFonts w:cstheme="minorHAnsi"/>
        </w:rPr>
        <w:t xml:space="preserve"> dependent</w:t>
      </w:r>
      <w:r w:rsidRPr="00DF3DB1">
        <w:rPr>
          <w:rFonts w:cstheme="minorHAnsi"/>
        </w:rPr>
        <w:t xml:space="preserve">. Moreover, future studies should also focus on evaluating the different forms of </w:t>
      </w:r>
      <w:r w:rsidR="004B6A4A">
        <w:t>folate</w:t>
      </w:r>
      <w:r w:rsidRPr="00DF3DB1">
        <w:rPr>
          <w:rFonts w:cstheme="minorHAnsi"/>
        </w:rPr>
        <w:t xml:space="preserve"> produced by gut microbes for their bioavailability and absorption by the host. Although there </w:t>
      </w:r>
      <w:r w:rsidR="00CA2619">
        <w:rPr>
          <w:rFonts w:cstheme="minorHAnsi"/>
        </w:rPr>
        <w:t>is</w:t>
      </w:r>
      <w:r w:rsidR="00CA2619" w:rsidRPr="00DF3DB1">
        <w:rPr>
          <w:rFonts w:cstheme="minorHAnsi"/>
        </w:rPr>
        <w:t xml:space="preserve"> </w:t>
      </w:r>
      <w:r w:rsidRPr="00DF3DB1">
        <w:rPr>
          <w:rFonts w:cstheme="minorHAnsi"/>
        </w:rPr>
        <w:t xml:space="preserve">sufficient evidence that microbially produced </w:t>
      </w:r>
      <w:r w:rsidR="00C30A9D">
        <w:t>folate</w:t>
      </w:r>
      <w:r w:rsidRPr="00DF3DB1">
        <w:rPr>
          <w:rFonts w:cstheme="minorHAnsi"/>
        </w:rPr>
        <w:t xml:space="preserve"> is absorbed in the large intestine</w:t>
      </w:r>
      <w:r>
        <w:rPr>
          <w:rFonts w:cstheme="minorHAnsi"/>
        </w:rPr>
        <w:t xml:space="preserve"> </w:t>
      </w:r>
      <w:r>
        <w:rPr>
          <w:rFonts w:cstheme="minorHAnsi"/>
        </w:rPr>
        <w:fldChar w:fldCharType="begin" w:fldLock="1"/>
      </w:r>
      <w:r w:rsidR="00CB03BE">
        <w:rPr>
          <w:rFonts w:cstheme="minorHAnsi"/>
        </w:rPr>
        <w:instrText xml:space="preserve"> ADDIN ZOTERO_ITEM CSL_CITATION {"citationID":"W5WUaWfF","properties":{"formattedCitation":"\\super 36,44\\nosupersub{}","plainCitation":"36,44","noteIndex":0},"citationItems":[{"id":"qHVHml6D/RFBPsn34","uris":["http://www.mendeley.com/documents/?uuid=9be92d63-8cc0-48d1-90b7-9a2e927b4bfd"],"itemData":{"DOI":"10.1097/01.MOG.0000203870.22706.52","ISSN":"02671379","PMID":"16462170","abstract":"PURPOSE OF REVIEW: The molecular biology revolution has led to a significant improvement in our understanding of biological and physiological processes. Such expansion of knowledge has also covered the field of intestinal absorption of water-soluble vitamins and is the subject of this review. RECENT FINDINGS: Impressive progress has been made in the understanding of the mechanisms and regulation of transport of water-soluble vitamins at the cellular and molecular levels. In addition, the 5′ regulatory regions of the genes that encode a number of the involved transporters have been cloned and characterized in vitro and in vivo in transgenic mice, thus providing important information about transcriptional regulation of these events. Furthermore, confocal imaging of live intestinal epithelial cells has led to significant progress in understanding the mechanisms involved in intracellular trafficking and membrane targeting of the carrier proteins and how clinical mutations lead to interference with transport. Finally, the identification in the large intestine of efficient and specialized carrier-mediated systems that are capable of absorbing a number of the bacterially synthesized vitamins (thiamin, folate, biotin, riboflavin, pantothenic acid) has raised the possibility that this source of vitamins may play a role in regulating (fine tuning) the normal body homeostasis of these vitamins, and especially the vitamin level in the local colonocytes. SUMMARY: Water-soluble vitamin absorption involves regulated and specific mechanisms. Interference with the function of these mechanisms may lead to deficiency. The large intestine is capable of absorbing water-soluble vitamins that are synthesized by the normal microflora. © 2006 Lippincott Williams &amp; Wilkins.","author":[{"dropping-particle":"","family":"Said","given":"Hamid M.","non-dropping-particle":"","parse-names":false,"suffix":""},{"dropping-particle":"","family":"Mohammed","given":"Zainab M.","non-dropping-particle":"","parse-names":false,"suffix":""}],"container-title":"Current Opinion in Gastroenterology","id":"ITEM-1","issue":"2","issued":{"date-parts":[["2006","3"]]},"page":"140-146","title":"Intestinal absorption of water-soluble vitamins: An update","type":"article-journal","volume":"22"}},{"id":"qHVHml6D/7VLYWPOV","uris":["http://www.mendeley.com/documents/?uuid=0acd183b-7b73-4d22-96e8-4e771301e8a1"],"itemData":{"DOI":"10.1186/s12915-018-0534-3","ISSN":"17417007","PMID":"29903004","abstract":"Background: To prevent folate deficiencies, many countries supplement various foodstuffs with folic acid. This compound is a synthetic oxidised folate that differs from naturally occurring reduced folates in its metabolism and uptake. Notably, safety reviews of folic acid supplementation have not considered interactions with gut bacteria. Here, we use the Caenorhabditis elegans - Escherichia coli animal- microbe model to examine a possible bacterial route for folic acid uptake. It has been assumed that supplements are taken up directly by the worm, especially because E. coli is unable to take up folates. However, E. coli, like many other bacteria, can transport the folate breakdown product, para-aminobenzoate-glutamate (PABA-glu), via AbgT and use it for bacterial folate synthesis. This pathway may impact host health because inhibition of bacterial folate synthesis increases C. elegans lifespan. Results: Folic acid supplementation was found to rescue a C. elegans developmental folate-deficient mutant; however, a much higher concentration was required compared to folinic acid, a reduced folate. Unlike folinic acid, the effectiveness of folic acid supplementation was dependent on the E. coli gene, abgT, suggesting a bacterial route with PABA-glu uptake by E. coli as a first step. Surprisingly, we found up to 4% PABA-glu in folic acid preparations, including in a commercial supplement. Via breakdown to PABA-glu, folic acid increases E. coli folate synthesis. This pathway restores folate synthesis in a bacterial mutant defective in PABA synthesis, reversing the ability of this mutant to increase C. elegans lifespan. Conclusions: Folic acid supplementation in C. elegans occurs chiefly indirectly via bacterial uptake of breakdown products via E. coli AbgT, and can impact C. elegans development and longevity. Examining how folic acid supplementation affects bacterial folate synthesis in the human gut may help us to better understand the safety of folic acid supplementation.","author":[{"dropping-particle":"","family":"Maynard","given":"Claire","non-dropping-particle":"","parse-names":false,"suffix":""},{"dropping-particle":"","family":"Cummins","given":"Ian","non-dropping-particle":"","parse-names":false,"suffix":""},{"dropping-particle":"","family":"Green","given":"Jacalyn","non-dropping-particle":"","parse-names":false,"suffix":""},{"dropping-particle":"","family":"Weinkove","given":"David","non-dropping-particle":"","parse-names":false,"suffix":""}],"container-title":"BMC Biology","id":"ITEM-2","issue":"1","issued":{"date-parts":[["2018","12","15"]]},"page":"67","publisher":"BioMed Central Ltd.","title":"A bacterial route for folic acid supplementation","type":"article-journal","volume":"16"}}],"schema":"https://github.com/citation-style-language/schema/raw/master/csl-citation.json"} </w:instrText>
      </w:r>
      <w:r>
        <w:rPr>
          <w:rFonts w:cstheme="minorHAnsi"/>
        </w:rPr>
        <w:fldChar w:fldCharType="separate"/>
      </w:r>
      <w:r w:rsidR="00CB03BE" w:rsidRPr="00CB03BE">
        <w:rPr>
          <w:rFonts w:ascii="Calibri" w:hAnsiTheme="minorHAnsi" w:cs="Calibri"/>
          <w:sz w:val="22"/>
          <w:vertAlign w:val="superscript"/>
          <w:lang w:val="en-GB"/>
        </w:rPr>
        <w:t>36,44</w:t>
      </w:r>
      <w:r>
        <w:rPr>
          <w:rFonts w:cstheme="minorHAnsi"/>
        </w:rPr>
        <w:fldChar w:fldCharType="end"/>
      </w:r>
      <w:r w:rsidRPr="00DF3DB1">
        <w:rPr>
          <w:rFonts w:cstheme="minorHAnsi"/>
        </w:rPr>
        <w:t xml:space="preserve">, certain forms are not bioactive for humans and must be converted </w:t>
      </w:r>
      <w:r w:rsidR="00317713">
        <w:rPr>
          <w:rFonts w:cstheme="minorHAnsi"/>
        </w:rPr>
        <w:t>in</w:t>
      </w:r>
      <w:r w:rsidRPr="00DF3DB1">
        <w:rPr>
          <w:rFonts w:cstheme="minorHAnsi"/>
        </w:rPr>
        <w:t>to active form</w:t>
      </w:r>
      <w:r w:rsidR="00E00F3F">
        <w:rPr>
          <w:rFonts w:cstheme="minorHAnsi"/>
        </w:rPr>
        <w:t>s</w:t>
      </w:r>
      <w:r w:rsidRPr="00DF3DB1">
        <w:rPr>
          <w:rFonts w:cstheme="minorHAnsi"/>
        </w:rPr>
        <w:t xml:space="preserve"> by gut bacteria before it can be used by the human host</w:t>
      </w:r>
      <w:r>
        <w:rPr>
          <w:rFonts w:cstheme="minorHAnsi"/>
        </w:rPr>
        <w:t xml:space="preserve"> </w:t>
      </w:r>
      <w:r>
        <w:rPr>
          <w:rFonts w:cstheme="minorHAnsi"/>
        </w:rPr>
        <w:fldChar w:fldCharType="begin" w:fldLock="1"/>
      </w:r>
      <w:r w:rsidR="00CB03BE">
        <w:rPr>
          <w:rFonts w:cstheme="minorHAnsi"/>
        </w:rPr>
        <w:instrText xml:space="preserve"> ADDIN ZOTERO_ITEM CSL_CITATION {"citationID":"09qeRJdM","properties":{"formattedCitation":"\\super 45\\nosupersub{}","plainCitation":"45","noteIndex":0},"citationItems":[{"id":"qHVHml6D/hcwFx6G7","uris":["http://www.mendeley.com/documents/?uuid=5c82d878-82b3-496a-8cf7-069075a7879e"],"itemData":{"DOI":"10.1093/JN/129.7.1315","ISSN":"0022-3166","PMID":"10395592","abstract":"The bioactivity of 10-formyl-7,8-dihydrofolic acid and 10-formyl-folic acid was determined in human leukemia (CCRF-CEM) cells grown in a folate- depleted medium containing methotrexate. Excess 10-formyl-7,8-dihydrofolic acid, (but not 10-formyl folic acid) supported the growth of these cells, but it was less potent than 5-formyl-5,6,7,8-tetrahydrofolic acid (a control). 10-formyl-7,8-dihydrofolic acid (not 10-formyl folic acid) was active as substrate for aminoimidazole carboxamide ribotide transformylase and dihydrofolate reductase. This is the first experimental evidence that 10- formyl-7,8-dihydrofolic acid is a bioactive folate in mammalian cells. These experiments and several other lines of evidence in the literature suggest that 10-formyl-folic acid must be metabolized to bioactive folate by enteric bacteria before it can be utilized by the vertebrate host.","author":[{"dropping-particle":"","family":"Baggott","given":"Joseph E.","non-dropping-particle":"","parse-names":false,"suffix":""},{"dropping-particle":"","family":"Johanning","given":"Gary L.","non-dropping-particle":"","parse-names":false,"suffix":""}],"container-title":"The Journal of Nutrition","id":"ITEM-1","issue":"7","issued":{"date-parts":[["1999","7","1"]]},"page":"1315-1318","publisher":"Oxford Academic","title":"10-Formyl-dihydrofolic Acid Is Bioactive in Human Leukemia Cells","type":"article-journal","volume":"129"}}],"schema":"https://github.com/citation-style-language/schema/raw/master/csl-citation.json"} </w:instrText>
      </w:r>
      <w:r>
        <w:rPr>
          <w:rFonts w:cstheme="minorHAnsi"/>
        </w:rPr>
        <w:fldChar w:fldCharType="separate"/>
      </w:r>
      <w:r w:rsidR="00CB03BE" w:rsidRPr="00CB03BE">
        <w:rPr>
          <w:rFonts w:ascii="Calibri" w:hAnsiTheme="minorHAnsi" w:cs="Calibri"/>
          <w:sz w:val="22"/>
          <w:vertAlign w:val="superscript"/>
          <w:lang w:val="en-GB"/>
        </w:rPr>
        <w:t>45</w:t>
      </w:r>
      <w:r>
        <w:rPr>
          <w:rFonts w:cstheme="minorHAnsi"/>
        </w:rPr>
        <w:fldChar w:fldCharType="end"/>
      </w:r>
      <w:r w:rsidRPr="00DF3DB1">
        <w:rPr>
          <w:rFonts w:cstheme="minorHAnsi"/>
        </w:rPr>
        <w:t>.</w:t>
      </w:r>
    </w:p>
    <w:p w14:paraId="279D645F" w14:textId="7861F41E" w:rsidR="003A557E" w:rsidRPr="00F26422" w:rsidRDefault="00C05EFA" w:rsidP="00912A05">
      <w:pPr>
        <w:snapToGrid w:val="0"/>
        <w:spacing w:before="120" w:after="120" w:line="480" w:lineRule="auto"/>
        <w:contextualSpacing/>
        <w:jc w:val="both"/>
        <w:pPrChange w:id="201" w:author="Kundra  Palni" w:date="2024-09-03T11:51:00Z" w16du:dateUtc="2024-09-03T09:51:00Z">
          <w:pPr>
            <w:snapToGrid w:val="0"/>
            <w:spacing w:line="480" w:lineRule="auto"/>
            <w:jc w:val="both"/>
          </w:pPr>
        </w:pPrChange>
      </w:pPr>
      <w:del w:id="202" w:author="Kundra  Palni" w:date="2024-08-27T17:17:00Z" w16du:dateUtc="2024-08-27T15:17:00Z">
        <w:r w:rsidDel="006B16A9">
          <w:rPr>
            <w:rFonts w:cstheme="minorHAnsi"/>
          </w:rPr>
          <w:delText xml:space="preserve"> </w:delText>
        </w:r>
        <w:r w:rsidR="00352AC9" w:rsidDel="006B16A9">
          <w:rPr>
            <w:rFonts w:cstheme="minorHAnsi"/>
          </w:rPr>
          <w:delText xml:space="preserve"> </w:delText>
        </w:r>
      </w:del>
      <w:bookmarkEnd w:id="197"/>
      <w:bookmarkEnd w:id="198"/>
      <w:bookmarkEnd w:id="199"/>
    </w:p>
    <w:p w14:paraId="251047A4" w14:textId="5460FB81" w:rsidR="00146753" w:rsidRPr="00912A05" w:rsidRDefault="00825513" w:rsidP="00912A05">
      <w:pPr>
        <w:pStyle w:val="Heading2"/>
        <w:spacing w:before="120" w:after="120"/>
        <w:contextualSpacing/>
        <w:rPr>
          <w:rFonts w:ascii="Times New Roman" w:hAnsi="Times New Roman" w:cs="Times New Roman"/>
          <w:b/>
          <w:bCs/>
          <w:color w:val="auto"/>
          <w:rPrChange w:id="203" w:author="Kundra  Palni" w:date="2024-09-03T11:50:00Z" w16du:dateUtc="2024-09-03T09:50:00Z">
            <w:rPr/>
          </w:rPrChange>
        </w:rPr>
        <w:pPrChange w:id="204" w:author="Kundra  Palni" w:date="2024-09-03T11:51:00Z" w16du:dateUtc="2024-09-03T09:51:00Z">
          <w:pPr>
            <w:pStyle w:val="Heading2"/>
            <w:spacing w:line="480" w:lineRule="auto"/>
          </w:pPr>
        </w:pPrChange>
      </w:pPr>
      <w:r w:rsidRPr="00912A05">
        <w:rPr>
          <w:rFonts w:ascii="Times New Roman" w:hAnsi="Times New Roman" w:cs="Times New Roman"/>
          <w:b/>
          <w:bCs/>
          <w:color w:val="auto"/>
          <w:rPrChange w:id="205" w:author="Kundra  Palni" w:date="2024-09-03T11:50:00Z" w16du:dateUtc="2024-09-03T09:50:00Z">
            <w:rPr/>
          </w:rPrChange>
        </w:rPr>
        <w:t>CONCLUSIONS</w:t>
      </w:r>
    </w:p>
    <w:p w14:paraId="198CBB49" w14:textId="150A7CE5" w:rsidR="00146753" w:rsidRPr="00D70AFB" w:rsidRDefault="00146753" w:rsidP="00912A05">
      <w:pPr>
        <w:snapToGrid w:val="0"/>
        <w:spacing w:before="120" w:after="120" w:line="480" w:lineRule="auto"/>
        <w:contextualSpacing/>
        <w:jc w:val="both"/>
        <w:rPr>
          <w:rFonts w:cstheme="minorHAnsi"/>
        </w:rPr>
        <w:pPrChange w:id="206" w:author="Kundra  Palni" w:date="2024-09-03T11:51:00Z" w16du:dateUtc="2024-09-03T09:51:00Z">
          <w:pPr>
            <w:snapToGrid w:val="0"/>
            <w:spacing w:line="480" w:lineRule="auto"/>
            <w:jc w:val="both"/>
          </w:pPr>
        </w:pPrChange>
      </w:pPr>
      <w:bookmarkStart w:id="207" w:name="_Hlk175674567"/>
      <w:r w:rsidRPr="00DF3DB1">
        <w:rPr>
          <w:rFonts w:cstheme="minorHAnsi"/>
        </w:rPr>
        <w:t>In conclusion, this study reveals</w:t>
      </w:r>
      <w:r w:rsidR="002A6A9E">
        <w:rPr>
          <w:rFonts w:cstheme="minorHAnsi"/>
        </w:rPr>
        <w:t xml:space="preserve"> that</w:t>
      </w:r>
      <w:r w:rsidRPr="00DF3DB1">
        <w:rPr>
          <w:rFonts w:cstheme="minorHAnsi"/>
        </w:rPr>
        <w:t xml:space="preserve"> </w:t>
      </w:r>
      <w:r w:rsidRPr="00DF3DB1">
        <w:rPr>
          <w:rFonts w:cstheme="minorHAnsi"/>
          <w:i/>
          <w:iCs/>
        </w:rPr>
        <w:t>R. intestinalis</w:t>
      </w:r>
      <w:r w:rsidRPr="00DF3DB1">
        <w:rPr>
          <w:rFonts w:cstheme="minorHAnsi"/>
        </w:rPr>
        <w:t xml:space="preserve"> L1-82, a beneficial </w:t>
      </w:r>
      <w:r>
        <w:rPr>
          <w:rFonts w:cstheme="minorHAnsi"/>
        </w:rPr>
        <w:t>butyrate</w:t>
      </w:r>
      <w:r w:rsidR="00DB13D4">
        <w:rPr>
          <w:rFonts w:cstheme="minorHAnsi"/>
        </w:rPr>
        <w:t>-</w:t>
      </w:r>
      <w:r>
        <w:rPr>
          <w:rFonts w:cstheme="minorHAnsi"/>
        </w:rPr>
        <w:t xml:space="preserve">producing member of the </w:t>
      </w:r>
      <w:r w:rsidRPr="00DF3DB1">
        <w:rPr>
          <w:rFonts w:cstheme="minorHAnsi"/>
        </w:rPr>
        <w:t xml:space="preserve">gut </w:t>
      </w:r>
      <w:r>
        <w:rPr>
          <w:rFonts w:cstheme="minorHAnsi"/>
        </w:rPr>
        <w:t>microbiota</w:t>
      </w:r>
      <w:r w:rsidR="002A6A9E">
        <w:rPr>
          <w:rFonts w:cstheme="minorHAnsi"/>
        </w:rPr>
        <w:t>, uses different forms of folate produced by folate prototrophs of the human gut</w:t>
      </w:r>
      <w:r w:rsidRPr="00DF3DB1">
        <w:rPr>
          <w:rFonts w:cstheme="minorHAnsi"/>
        </w:rPr>
        <w:t xml:space="preserve">. </w:t>
      </w:r>
      <w:r w:rsidR="003A557E" w:rsidRPr="003A557E">
        <w:rPr>
          <w:rFonts w:cstheme="minorHAnsi"/>
        </w:rPr>
        <w:t xml:space="preserve">Interestingly, the different folate forms </w:t>
      </w:r>
      <w:r w:rsidR="003A557E">
        <w:rPr>
          <w:rFonts w:cstheme="minorHAnsi"/>
        </w:rPr>
        <w:t xml:space="preserve">impacted differently </w:t>
      </w:r>
      <w:r w:rsidR="003A557E" w:rsidRPr="003A557E">
        <w:rPr>
          <w:rFonts w:cstheme="minorHAnsi"/>
        </w:rPr>
        <w:t>its growth kinetics.</w:t>
      </w:r>
      <w:r w:rsidR="003A557E">
        <w:rPr>
          <w:rFonts w:cstheme="minorHAnsi"/>
        </w:rPr>
        <w:t xml:space="preserve"> </w:t>
      </w:r>
      <w:ins w:id="208" w:author="Kundra  Palni" w:date="2024-08-27T17:52:00Z" w16du:dateUtc="2024-08-27T15:52:00Z">
        <w:r w:rsidR="00EA1F39">
          <w:rPr>
            <w:rFonts w:cstheme="minorHAnsi"/>
          </w:rPr>
          <w:t>I</w:t>
        </w:r>
        <w:r w:rsidR="00EA1F39" w:rsidRPr="00DF3DB1">
          <w:rPr>
            <w:rFonts w:cstheme="minorHAnsi"/>
          </w:rPr>
          <w:t xml:space="preserve">n </w:t>
        </w:r>
        <w:r w:rsidR="00EA1F39">
          <w:rPr>
            <w:rFonts w:cstheme="minorHAnsi"/>
          </w:rPr>
          <w:t xml:space="preserve">the </w:t>
        </w:r>
        <w:r w:rsidR="00EA1F39" w:rsidRPr="00DF3DB1">
          <w:rPr>
            <w:rFonts w:cstheme="minorHAnsi"/>
          </w:rPr>
          <w:t>complex community microbiota</w:t>
        </w:r>
        <w:r w:rsidR="00EA1F39">
          <w:rPr>
            <w:rFonts w:cstheme="minorHAnsi"/>
          </w:rPr>
          <w:t xml:space="preserve">, we observed that </w:t>
        </w:r>
      </w:ins>
      <w:del w:id="209" w:author="Kundra  Palni" w:date="2024-08-27T17:53:00Z" w16du:dateUtc="2024-08-27T15:53:00Z">
        <w:r w:rsidR="0034344F" w:rsidDel="00EA1F39">
          <w:rPr>
            <w:rFonts w:cstheme="minorHAnsi"/>
          </w:rPr>
          <w:delText>For the first time here h</w:delText>
        </w:r>
        <w:r w:rsidRPr="00DF3DB1" w:rsidDel="00EA1F39">
          <w:rPr>
            <w:rFonts w:cstheme="minorHAnsi"/>
          </w:rPr>
          <w:delText xml:space="preserve">owever, </w:delText>
        </w:r>
        <w:r w:rsidR="0034344F" w:rsidDel="00EA1F39">
          <w:rPr>
            <w:rFonts w:cstheme="minorHAnsi"/>
          </w:rPr>
          <w:delText>it was shown how</w:delText>
        </w:r>
      </w:del>
      <w:del w:id="210" w:author="Kundra  Palni" w:date="2024-08-27T17:52:00Z" w16du:dateUtc="2024-08-27T15:52:00Z">
        <w:r w:rsidR="0034344F" w:rsidDel="00EA1F39">
          <w:rPr>
            <w:rFonts w:cstheme="minorHAnsi"/>
          </w:rPr>
          <w:delText xml:space="preserve"> </w:delText>
        </w:r>
        <w:r w:rsidRPr="00DF3DB1" w:rsidDel="00EA1F39">
          <w:rPr>
            <w:rFonts w:cstheme="minorHAnsi"/>
          </w:rPr>
          <w:delText>in complex community microbiota</w:delText>
        </w:r>
      </w:del>
      <w:del w:id="211" w:author="Kundra  Palni" w:date="2024-08-27T17:53:00Z" w16du:dateUtc="2024-08-27T15:53:00Z">
        <w:r w:rsidRPr="00DF3DB1" w:rsidDel="00EA1F39">
          <w:rPr>
            <w:rFonts w:cstheme="minorHAnsi"/>
          </w:rPr>
          <w:delText xml:space="preserve">, neither </w:delText>
        </w:r>
      </w:del>
      <w:r w:rsidR="002A6A9E">
        <w:rPr>
          <w:rFonts w:cstheme="minorHAnsi"/>
        </w:rPr>
        <w:t>the</w:t>
      </w:r>
      <w:r w:rsidR="002A6A9E" w:rsidRPr="00DF3DB1">
        <w:rPr>
          <w:rFonts w:cstheme="minorHAnsi"/>
        </w:rPr>
        <w:t xml:space="preserve"> </w:t>
      </w:r>
      <w:ins w:id="212" w:author="Kundra  Palni" w:date="2024-08-27T17:53:00Z" w16du:dateUtc="2024-08-27T15:53:00Z">
        <w:r w:rsidR="00EA1F39">
          <w:rPr>
            <w:rFonts w:cstheme="minorHAnsi"/>
          </w:rPr>
          <w:t xml:space="preserve">effects of </w:t>
        </w:r>
      </w:ins>
      <w:r w:rsidR="004E1BE5">
        <w:rPr>
          <w:rFonts w:cstheme="minorHAnsi"/>
        </w:rPr>
        <w:t xml:space="preserve">folate </w:t>
      </w:r>
      <w:r w:rsidRPr="00DF3DB1">
        <w:rPr>
          <w:rFonts w:cstheme="minorHAnsi"/>
        </w:rPr>
        <w:t xml:space="preserve">forms </w:t>
      </w:r>
      <w:ins w:id="213" w:author="Kundra  Palni" w:date="2024-08-27T17:53:00Z" w16du:dateUtc="2024-08-27T15:53:00Z">
        <w:r w:rsidR="00EA1F39">
          <w:rPr>
            <w:rFonts w:cstheme="minorHAnsi"/>
          </w:rPr>
          <w:t xml:space="preserve">and the </w:t>
        </w:r>
      </w:ins>
      <w:del w:id="214" w:author="Kundra  Palni" w:date="2024-08-27T17:53:00Z" w16du:dateUtc="2024-08-27T15:53:00Z">
        <w:r w:rsidRPr="00DF3DB1" w:rsidDel="00EA1F39">
          <w:rPr>
            <w:rFonts w:cstheme="minorHAnsi"/>
          </w:rPr>
          <w:delText>nor the</w:delText>
        </w:r>
        <w:r w:rsidR="002A6A9E" w:rsidDel="00EA1F39">
          <w:rPr>
            <w:rFonts w:cstheme="minorHAnsi"/>
          </w:rPr>
          <w:delText xml:space="preserve"> two tested</w:delText>
        </w:r>
        <w:r w:rsidRPr="00DF3DB1" w:rsidDel="00EA1F39">
          <w:rPr>
            <w:rFonts w:cstheme="minorHAnsi"/>
          </w:rPr>
          <w:delText xml:space="preserve"> </w:delText>
        </w:r>
      </w:del>
      <w:r w:rsidRPr="00DF3DB1">
        <w:rPr>
          <w:rFonts w:cstheme="minorHAnsi"/>
        </w:rPr>
        <w:t>doses</w:t>
      </w:r>
      <w:del w:id="215" w:author="Kundra  Palni" w:date="2024-08-27T17:54:00Z" w16du:dateUtc="2024-08-27T15:54:00Z">
        <w:r w:rsidRPr="00DF3DB1" w:rsidDel="00EA1F39">
          <w:rPr>
            <w:rFonts w:cstheme="minorHAnsi"/>
          </w:rPr>
          <w:delText xml:space="preserve"> </w:delText>
        </w:r>
        <w:r w:rsidR="002A6A9E" w:rsidDel="00EA1F39">
          <w:rPr>
            <w:rFonts w:cstheme="minorHAnsi"/>
          </w:rPr>
          <w:delText>impacted</w:delText>
        </w:r>
      </w:del>
      <w:r w:rsidR="002A6A9E">
        <w:rPr>
          <w:rFonts w:cstheme="minorHAnsi"/>
        </w:rPr>
        <w:t xml:space="preserve"> </w:t>
      </w:r>
      <w:ins w:id="216" w:author="Kundra  Palni" w:date="2024-08-27T17:54:00Z" w16du:dateUtc="2024-08-27T15:54:00Z">
        <w:r w:rsidR="00EA1F39">
          <w:rPr>
            <w:rFonts w:cstheme="minorHAnsi"/>
          </w:rPr>
          <w:t>on</w:t>
        </w:r>
      </w:ins>
      <w:del w:id="217" w:author="Kundra  Palni" w:date="2024-08-27T17:54:00Z" w16du:dateUtc="2024-08-27T15:54:00Z">
        <w:r w:rsidR="002A6A9E" w:rsidDel="00EA1F39">
          <w:rPr>
            <w:rFonts w:cstheme="minorHAnsi"/>
          </w:rPr>
          <w:delText>the</w:delText>
        </w:r>
      </w:del>
      <w:r w:rsidR="002A6A9E">
        <w:rPr>
          <w:rFonts w:cstheme="minorHAnsi"/>
        </w:rPr>
        <w:t xml:space="preserve"> composition and metabolism </w:t>
      </w:r>
      <w:ins w:id="218" w:author="Kundra  Palni" w:date="2024-08-27T17:54:00Z" w16du:dateUtc="2024-08-27T15:54:00Z">
        <w:r w:rsidR="00EA1F39">
          <w:rPr>
            <w:rFonts w:cstheme="minorHAnsi"/>
          </w:rPr>
          <w:t>wer</w:t>
        </w:r>
      </w:ins>
      <w:ins w:id="219" w:author="Kundra  Palni" w:date="2024-08-27T17:55:00Z" w16du:dateUtc="2024-08-27T15:55:00Z">
        <w:r w:rsidR="00EA1F39">
          <w:rPr>
            <w:rFonts w:cstheme="minorHAnsi"/>
          </w:rPr>
          <w:t xml:space="preserve">e not uniform across all </w:t>
        </w:r>
      </w:ins>
      <w:ins w:id="220" w:author="Kundra  Palni" w:date="2024-08-27T17:56:00Z" w16du:dateUtc="2024-08-27T15:56:00Z">
        <w:r w:rsidR="00EA1F39">
          <w:rPr>
            <w:rFonts w:cstheme="minorHAnsi"/>
          </w:rPr>
          <w:t xml:space="preserve">donors </w:t>
        </w:r>
      </w:ins>
      <w:ins w:id="221" w:author="Kundra  Palni" w:date="2024-08-27T17:55:00Z" w16du:dateUtc="2024-08-27T15:55:00Z">
        <w:r w:rsidR="00EA1F39">
          <w:rPr>
            <w:rFonts w:cstheme="minorHAnsi"/>
          </w:rPr>
          <w:t xml:space="preserve">tested. While </w:t>
        </w:r>
      </w:ins>
      <w:ins w:id="222" w:author="Kundra  Palni" w:date="2024-08-27T17:56:00Z" w16du:dateUtc="2024-08-27T15:56:00Z">
        <w:r w:rsidR="00EA1F39">
          <w:rPr>
            <w:rFonts w:cstheme="minorHAnsi"/>
          </w:rPr>
          <w:t>sampl</w:t>
        </w:r>
      </w:ins>
      <w:ins w:id="223" w:author="Kundra  Palni" w:date="2024-08-27T17:57:00Z" w16du:dateUtc="2024-08-27T15:57:00Z">
        <w:r w:rsidR="00EA1F39">
          <w:rPr>
            <w:rFonts w:cstheme="minorHAnsi"/>
          </w:rPr>
          <w:t xml:space="preserve">es from some donors </w:t>
        </w:r>
      </w:ins>
      <w:ins w:id="224" w:author="Kundra  Palni" w:date="2024-08-27T17:55:00Z" w16du:dateUtc="2024-08-27T15:55:00Z">
        <w:r w:rsidR="00EA1F39">
          <w:rPr>
            <w:rFonts w:cstheme="minorHAnsi"/>
          </w:rPr>
          <w:t>showed no supporting</w:t>
        </w:r>
      </w:ins>
      <w:ins w:id="225" w:author="Kundra  Palni" w:date="2024-08-27T17:57:00Z" w16du:dateUtc="2024-08-27T15:57:00Z">
        <w:r w:rsidR="00EA1F39">
          <w:rPr>
            <w:rFonts w:cstheme="minorHAnsi"/>
          </w:rPr>
          <w:t xml:space="preserve"> effect on </w:t>
        </w:r>
        <w:r w:rsidR="00EA1F39" w:rsidRPr="00EA1F39">
          <w:rPr>
            <w:rFonts w:cstheme="minorHAnsi"/>
            <w:i/>
            <w:iCs/>
            <w:u w:val="single"/>
            <w:rPrChange w:id="226" w:author="Kundra  Palni" w:date="2024-08-27T17:57:00Z" w16du:dateUtc="2024-08-27T15:57:00Z">
              <w:rPr>
                <w:rFonts w:cstheme="minorHAnsi"/>
              </w:rPr>
            </w:rPrChange>
          </w:rPr>
          <w:t>Roseburia</w:t>
        </w:r>
        <w:r w:rsidR="00EA1F39">
          <w:rPr>
            <w:rFonts w:cstheme="minorHAnsi"/>
          </w:rPr>
          <w:t xml:space="preserve"> growth, other</w:t>
        </w:r>
      </w:ins>
      <w:ins w:id="227" w:author="Kundra  Palni" w:date="2024-08-27T18:10:00Z" w16du:dateUtc="2024-08-27T16:10:00Z">
        <w:r w:rsidR="000A65C1">
          <w:rPr>
            <w:rFonts w:cstheme="minorHAnsi"/>
          </w:rPr>
          <w:t>s</w:t>
        </w:r>
      </w:ins>
      <w:ins w:id="228" w:author="Kundra  Palni" w:date="2024-08-27T17:57:00Z" w16du:dateUtc="2024-08-27T15:57:00Z">
        <w:r w:rsidR="00EA1F39">
          <w:rPr>
            <w:rFonts w:cstheme="minorHAnsi"/>
          </w:rPr>
          <w:t xml:space="preserve"> did exhibit </w:t>
        </w:r>
        <w:r w:rsidR="00EA1F39">
          <w:rPr>
            <w:rFonts w:cstheme="minorHAnsi"/>
          </w:rPr>
          <w:lastRenderedPageBreak/>
          <w:t>changes</w:t>
        </w:r>
      </w:ins>
      <w:ins w:id="229" w:author="Kundra  Palni" w:date="2024-08-27T17:58:00Z" w16du:dateUtc="2024-08-27T15:58:00Z">
        <w:r w:rsidR="00EA1F39">
          <w:rPr>
            <w:rFonts w:cstheme="minorHAnsi"/>
          </w:rPr>
          <w:t>. This variability highlights the complexity of microbial interactions in the gut ecosystem and sugges</w:t>
        </w:r>
      </w:ins>
      <w:ins w:id="230" w:author="Kundra  Palni" w:date="2024-08-27T17:59:00Z" w16du:dateUtc="2024-08-27T15:59:00Z">
        <w:r w:rsidR="00D70AFB">
          <w:rPr>
            <w:rFonts w:cstheme="minorHAnsi"/>
          </w:rPr>
          <w:t xml:space="preserve">ts that the impact of folate on the gut microbiota </w:t>
        </w:r>
      </w:ins>
      <w:ins w:id="231" w:author="Kundra  Palni" w:date="2024-08-27T18:05:00Z" w16du:dateUtc="2024-08-27T16:05:00Z">
        <w:r w:rsidR="00D70AFB">
          <w:rPr>
            <w:rFonts w:cstheme="minorHAnsi"/>
          </w:rPr>
          <w:t xml:space="preserve">may be donor dependent. </w:t>
        </w:r>
      </w:ins>
      <w:del w:id="232" w:author="Kundra  Palni" w:date="2024-08-27T18:05:00Z" w16du:dateUtc="2024-08-27T16:05:00Z">
        <w:r w:rsidR="002A6A9E" w:rsidDel="00D70AFB">
          <w:rPr>
            <w:rFonts w:cstheme="minorHAnsi"/>
          </w:rPr>
          <w:delText>upon fecal batch fermentation</w:delText>
        </w:r>
        <w:r w:rsidR="00267551" w:rsidDel="00D70AFB">
          <w:rPr>
            <w:rFonts w:cstheme="minorHAnsi"/>
          </w:rPr>
          <w:delText xml:space="preserve"> and </w:delText>
        </w:r>
        <w:r w:rsidRPr="00DF3DB1" w:rsidDel="00D70AFB">
          <w:rPr>
            <w:rFonts w:cstheme="minorHAnsi"/>
          </w:rPr>
          <w:delText>provide</w:delText>
        </w:r>
        <w:r w:rsidR="00267551" w:rsidDel="00D70AFB">
          <w:rPr>
            <w:rFonts w:cstheme="minorHAnsi"/>
          </w:rPr>
          <w:delText>d</w:delText>
        </w:r>
        <w:r w:rsidRPr="00DF3DB1" w:rsidDel="00D70AFB">
          <w:rPr>
            <w:rFonts w:cstheme="minorHAnsi"/>
          </w:rPr>
          <w:delText xml:space="preserve"> competitive advantage</w:delText>
        </w:r>
        <w:r w:rsidR="00267551" w:rsidDel="00D70AFB">
          <w:rPr>
            <w:rFonts w:cstheme="minorHAnsi"/>
          </w:rPr>
          <w:delText xml:space="preserve"> for </w:delText>
        </w:r>
        <w:r w:rsidR="001E6832" w:rsidDel="00D70AFB">
          <w:rPr>
            <w:rFonts w:cstheme="minorHAnsi"/>
          </w:rPr>
          <w:delText xml:space="preserve">folate auxotrophic gut bacteria such as </w:delText>
        </w:r>
        <w:r w:rsidR="00267551" w:rsidRPr="00DF3DB1" w:rsidDel="00D70AFB">
          <w:rPr>
            <w:rFonts w:cstheme="minorHAnsi"/>
            <w:i/>
            <w:iCs/>
          </w:rPr>
          <w:delText>R. intestinalis</w:delText>
        </w:r>
        <w:r w:rsidR="00267551" w:rsidDel="00D70AFB">
          <w:rPr>
            <w:rFonts w:cstheme="minorHAnsi"/>
            <w:i/>
            <w:iCs/>
          </w:rPr>
          <w:delText>.</w:delText>
        </w:r>
        <w:r w:rsidR="00267551" w:rsidRPr="001D0A90" w:rsidDel="00D70AFB">
          <w:rPr>
            <w:rFonts w:cstheme="minorHAnsi"/>
          </w:rPr>
          <w:delText xml:space="preserve"> </w:delText>
        </w:r>
      </w:del>
      <w:ins w:id="233" w:author="Kundra  Palni" w:date="2024-08-27T18:05:00Z" w16du:dateUtc="2024-08-27T16:05:00Z">
        <w:r w:rsidR="00D70AFB">
          <w:rPr>
            <w:rFonts w:cstheme="minorHAnsi"/>
          </w:rPr>
          <w:t xml:space="preserve">Our </w:t>
        </w:r>
      </w:ins>
      <w:del w:id="234" w:author="Kundra  Palni" w:date="2024-08-27T18:05:00Z" w16du:dateUtc="2024-08-27T16:05:00Z">
        <w:r w:rsidR="00267551" w:rsidRPr="001D0A90" w:rsidDel="00D70AFB">
          <w:rPr>
            <w:rFonts w:cstheme="minorHAnsi"/>
          </w:rPr>
          <w:delText>This</w:delText>
        </w:r>
        <w:r w:rsidR="00267551" w:rsidDel="00D70AFB">
          <w:rPr>
            <w:rFonts w:cstheme="minorHAnsi"/>
          </w:rPr>
          <w:delText xml:space="preserve"> </w:delText>
        </w:r>
      </w:del>
      <w:r w:rsidR="00267551">
        <w:rPr>
          <w:rFonts w:cstheme="minorHAnsi"/>
        </w:rPr>
        <w:t>observation</w:t>
      </w:r>
      <w:ins w:id="235" w:author="Kundra  Palni" w:date="2024-08-27T18:05:00Z" w16du:dateUtc="2024-08-27T16:05:00Z">
        <w:r w:rsidR="00D70AFB">
          <w:rPr>
            <w:rFonts w:cstheme="minorHAnsi"/>
          </w:rPr>
          <w:t>s</w:t>
        </w:r>
      </w:ins>
      <w:r w:rsidR="00267551" w:rsidRPr="001D0A90">
        <w:rPr>
          <w:rFonts w:cstheme="minorHAnsi"/>
        </w:rPr>
        <w:t xml:space="preserve"> suggest</w:t>
      </w:r>
      <w:del w:id="236" w:author="Kundra  Palni" w:date="2024-08-27T18:05:00Z" w16du:dateUtc="2024-08-27T16:05:00Z">
        <w:r w:rsidR="00267551" w:rsidRPr="001D0A90" w:rsidDel="00D70AFB">
          <w:rPr>
            <w:rFonts w:cstheme="minorHAnsi"/>
          </w:rPr>
          <w:delText>s</w:delText>
        </w:r>
      </w:del>
      <w:r w:rsidR="00A32E2F">
        <w:rPr>
          <w:rFonts w:cstheme="minorHAnsi"/>
        </w:rPr>
        <w:t xml:space="preserve"> that</w:t>
      </w:r>
      <w:r w:rsidRPr="00DF3DB1">
        <w:rPr>
          <w:rFonts w:cstheme="minorHAnsi"/>
        </w:rPr>
        <w:t xml:space="preserve"> gut microbiota </w:t>
      </w:r>
      <w:r w:rsidR="007A3176">
        <w:rPr>
          <w:rFonts w:cstheme="minorHAnsi"/>
        </w:rPr>
        <w:t xml:space="preserve">produce folate </w:t>
      </w:r>
      <w:ins w:id="237" w:author="Kundra  Palni" w:date="2024-08-27T18:06:00Z" w16du:dateUtc="2024-08-27T16:06:00Z">
        <w:r w:rsidR="00D70AFB">
          <w:rPr>
            <w:rFonts w:cstheme="minorHAnsi"/>
          </w:rPr>
          <w:t xml:space="preserve">primarily </w:t>
        </w:r>
      </w:ins>
      <w:r w:rsidR="007A3176">
        <w:rPr>
          <w:rFonts w:cstheme="minorHAnsi"/>
        </w:rPr>
        <w:t>to fulfil its own requirement</w:t>
      </w:r>
      <w:ins w:id="238" w:author="Kundra  Palni" w:date="2024-08-27T18:06:00Z" w16du:dateUtc="2024-08-27T16:06:00Z">
        <w:r w:rsidR="00D70AFB">
          <w:rPr>
            <w:rFonts w:cstheme="minorHAnsi"/>
          </w:rPr>
          <w:t>, and the effects on specific bacterial groups may vary</w:t>
        </w:r>
      </w:ins>
      <w:r w:rsidRPr="00DF3DB1">
        <w:rPr>
          <w:rFonts w:cstheme="minorHAnsi"/>
        </w:rPr>
        <w:t xml:space="preserve">. Further research </w:t>
      </w:r>
      <w:ins w:id="239" w:author="Kundra  Palni" w:date="2024-08-27T18:07:00Z" w16du:dateUtc="2024-08-27T16:07:00Z">
        <w:r w:rsidR="00D70AFB">
          <w:rPr>
            <w:rFonts w:cstheme="minorHAnsi"/>
          </w:rPr>
          <w:t>with a larger range of</w:t>
        </w:r>
      </w:ins>
      <w:del w:id="240" w:author="Kundra  Palni" w:date="2024-08-27T18:07:00Z" w16du:dateUtc="2024-08-27T16:07:00Z">
        <w:r w:rsidRPr="00DF3DB1" w:rsidDel="00D70AFB">
          <w:rPr>
            <w:rFonts w:cstheme="minorHAnsi"/>
          </w:rPr>
          <w:delText>is necessary to</w:delText>
        </w:r>
        <w:r w:rsidR="00667B1B" w:rsidDel="00D70AFB">
          <w:rPr>
            <w:rFonts w:cstheme="minorHAnsi"/>
          </w:rPr>
          <w:delText xml:space="preserve"> increase the range of</w:delText>
        </w:r>
      </w:del>
      <w:r w:rsidR="00667B1B">
        <w:rPr>
          <w:rFonts w:cstheme="minorHAnsi"/>
        </w:rPr>
        <w:t xml:space="preserve"> fecal donors </w:t>
      </w:r>
      <w:ins w:id="241" w:author="Kundra  Palni" w:date="2024-08-27T18:07:00Z" w16du:dateUtc="2024-08-27T16:07:00Z">
        <w:r w:rsidR="00D70AFB">
          <w:rPr>
            <w:rFonts w:cstheme="minorHAnsi"/>
          </w:rPr>
          <w:t xml:space="preserve">is necessary to </w:t>
        </w:r>
      </w:ins>
      <w:ins w:id="242" w:author="Kundra  Palni" w:date="2024-08-27T18:08:00Z" w16du:dateUtc="2024-08-27T16:08:00Z">
        <w:r w:rsidR="00D70AFB">
          <w:rPr>
            <w:rFonts w:cstheme="minorHAnsi"/>
          </w:rPr>
          <w:t>fully</w:t>
        </w:r>
      </w:ins>
      <w:del w:id="243" w:author="Kundra  Palni" w:date="2024-08-27T18:08:00Z" w16du:dateUtc="2024-08-27T16:08:00Z">
        <w:r w:rsidR="00667B1B" w:rsidDel="00D70AFB">
          <w:rPr>
            <w:rFonts w:cstheme="minorHAnsi"/>
          </w:rPr>
          <w:delText>and to</w:delText>
        </w:r>
      </w:del>
      <w:r w:rsidRPr="00DF3DB1">
        <w:rPr>
          <w:rFonts w:cstheme="minorHAnsi"/>
        </w:rPr>
        <w:t xml:space="preserve"> determine the </w:t>
      </w:r>
      <w:r w:rsidR="00667B1B">
        <w:rPr>
          <w:rFonts w:cstheme="minorHAnsi"/>
        </w:rPr>
        <w:t xml:space="preserve">possible </w:t>
      </w:r>
      <w:r w:rsidRPr="00DF3DB1">
        <w:rPr>
          <w:rFonts w:cstheme="minorHAnsi"/>
        </w:rPr>
        <w:t xml:space="preserve">long-term impact of </w:t>
      </w:r>
      <w:r w:rsidR="00443543">
        <w:t>folate</w:t>
      </w:r>
      <w:r w:rsidR="00443543" w:rsidRPr="00DF3DB1">
        <w:rPr>
          <w:rFonts w:cstheme="minorHAnsi"/>
        </w:rPr>
        <w:t xml:space="preserve"> </w:t>
      </w:r>
      <w:r w:rsidR="00667B1B">
        <w:rPr>
          <w:rFonts w:cstheme="minorHAnsi"/>
        </w:rPr>
        <w:t xml:space="preserve">sustained </w:t>
      </w:r>
      <w:r w:rsidR="00443543">
        <w:rPr>
          <w:rFonts w:cstheme="minorHAnsi"/>
        </w:rPr>
        <w:t>s</w:t>
      </w:r>
      <w:r w:rsidRPr="00DF3DB1">
        <w:rPr>
          <w:rFonts w:cstheme="minorHAnsi"/>
        </w:rPr>
        <w:t xml:space="preserve">upplementation on </w:t>
      </w:r>
      <w:r w:rsidR="00667B1B">
        <w:rPr>
          <w:rFonts w:cstheme="minorHAnsi"/>
        </w:rPr>
        <w:t xml:space="preserve">the </w:t>
      </w:r>
      <w:r w:rsidRPr="00DF3DB1">
        <w:rPr>
          <w:rFonts w:cstheme="minorHAnsi"/>
        </w:rPr>
        <w:t xml:space="preserve">gut </w:t>
      </w:r>
      <w:r w:rsidR="00667B1B">
        <w:rPr>
          <w:rFonts w:cstheme="minorHAnsi"/>
        </w:rPr>
        <w:t xml:space="preserve">microbiota and gut </w:t>
      </w:r>
      <w:r w:rsidRPr="00DF3DB1">
        <w:rPr>
          <w:rFonts w:cstheme="minorHAnsi"/>
        </w:rPr>
        <w:t>health</w:t>
      </w:r>
      <w:r w:rsidR="005C2EDD">
        <w:rPr>
          <w:rFonts w:cstheme="minorHAnsi"/>
        </w:rPr>
        <w:t>.</w:t>
      </w:r>
    </w:p>
    <w:bookmarkEnd w:id="207"/>
    <w:p w14:paraId="04B8DB7C" w14:textId="77777777" w:rsidR="00175420" w:rsidRDefault="00175420" w:rsidP="00912A05">
      <w:pPr>
        <w:snapToGrid w:val="0"/>
        <w:spacing w:before="120" w:after="120" w:line="480" w:lineRule="auto"/>
        <w:contextualSpacing/>
        <w:jc w:val="both"/>
        <w:rPr>
          <w:rFonts w:cstheme="minorHAnsi"/>
          <w:b/>
          <w:bCs/>
        </w:rPr>
        <w:pPrChange w:id="244" w:author="Kundra  Palni" w:date="2024-09-03T11:51:00Z" w16du:dateUtc="2024-09-03T09:51:00Z">
          <w:pPr>
            <w:snapToGrid w:val="0"/>
            <w:spacing w:line="480" w:lineRule="auto"/>
            <w:jc w:val="both"/>
          </w:pPr>
        </w:pPrChange>
      </w:pPr>
    </w:p>
    <w:p w14:paraId="20C903D0" w14:textId="4BF5B46D" w:rsidR="004562FC" w:rsidRPr="00175420" w:rsidRDefault="004562FC" w:rsidP="00912A05">
      <w:pPr>
        <w:snapToGrid w:val="0"/>
        <w:spacing w:before="120" w:after="120" w:line="480" w:lineRule="auto"/>
        <w:contextualSpacing/>
        <w:jc w:val="both"/>
        <w:rPr>
          <w:rFonts w:cstheme="minorHAnsi"/>
          <w:b/>
          <w:bCs/>
        </w:rPr>
        <w:pPrChange w:id="245" w:author="Kundra  Palni" w:date="2024-09-03T11:51:00Z" w16du:dateUtc="2024-09-03T09:51:00Z">
          <w:pPr>
            <w:snapToGrid w:val="0"/>
            <w:spacing w:line="480" w:lineRule="auto"/>
            <w:jc w:val="both"/>
          </w:pPr>
        </w:pPrChange>
      </w:pPr>
      <w:r>
        <w:rPr>
          <w:rFonts w:cstheme="minorHAnsi"/>
          <w:b/>
          <w:bCs/>
        </w:rPr>
        <w:t>DECLATATIONS</w:t>
      </w:r>
    </w:p>
    <w:p w14:paraId="1B6877FA" w14:textId="4FB05B33" w:rsidR="00175420" w:rsidRPr="00711529" w:rsidRDefault="00175420" w:rsidP="00912A05">
      <w:pPr>
        <w:snapToGrid w:val="0"/>
        <w:spacing w:before="120" w:after="120" w:line="480" w:lineRule="auto"/>
        <w:contextualSpacing/>
        <w:jc w:val="both"/>
        <w:rPr>
          <w:rFonts w:cstheme="minorHAnsi"/>
          <w:b/>
          <w:bCs/>
        </w:rPr>
        <w:pPrChange w:id="246" w:author="Kundra  Palni" w:date="2024-09-03T11:51:00Z" w16du:dateUtc="2024-09-03T09:51:00Z">
          <w:pPr>
            <w:snapToGrid w:val="0"/>
            <w:spacing w:line="480" w:lineRule="auto"/>
            <w:jc w:val="both"/>
          </w:pPr>
        </w:pPrChange>
      </w:pPr>
      <w:r w:rsidRPr="00711529">
        <w:rPr>
          <w:rFonts w:cstheme="minorHAnsi"/>
          <w:b/>
          <w:bCs/>
        </w:rPr>
        <w:t xml:space="preserve">Avaialability of data and materials </w:t>
      </w:r>
    </w:p>
    <w:p w14:paraId="3DE967C2" w14:textId="66F996B4" w:rsidR="00175420" w:rsidRDefault="00EF4169" w:rsidP="00912A05">
      <w:pPr>
        <w:snapToGrid w:val="0"/>
        <w:spacing w:before="120" w:after="120" w:line="480" w:lineRule="auto"/>
        <w:contextualSpacing/>
        <w:jc w:val="both"/>
        <w:rPr>
          <w:rStyle w:val="apple-converted-space"/>
          <w:rFonts w:ascii="Helvetica" w:eastAsiaTheme="majorEastAsia" w:hAnsi="Helvetica"/>
          <w:color w:val="FFFFFF"/>
          <w:sz w:val="18"/>
          <w:szCs w:val="18"/>
        </w:rPr>
        <w:pPrChange w:id="247" w:author="Kundra  Palni" w:date="2024-09-03T11:51:00Z" w16du:dateUtc="2024-09-03T09:51:00Z">
          <w:pPr>
            <w:snapToGrid w:val="0"/>
            <w:spacing w:line="480" w:lineRule="auto"/>
            <w:jc w:val="both"/>
          </w:pPr>
        </w:pPrChange>
      </w:pPr>
      <w:r>
        <w:rPr>
          <w:rFonts w:cstheme="minorHAnsi"/>
        </w:rPr>
        <w:t xml:space="preserve">Sequence data that support the findings of this study have been deposited in the </w:t>
      </w:r>
      <w:r w:rsidR="00175420" w:rsidRPr="00711529">
        <w:rPr>
          <w:rFonts w:cstheme="minorHAnsi"/>
        </w:rPr>
        <w:t xml:space="preserve">repository </w:t>
      </w:r>
      <w:r w:rsidR="00711529" w:rsidRPr="00711529">
        <w:rPr>
          <w:rFonts w:cstheme="minorHAnsi"/>
        </w:rPr>
        <w:t>NCBI</w:t>
      </w:r>
      <w:r w:rsidR="00175420" w:rsidRPr="00711529">
        <w:rPr>
          <w:rFonts w:cstheme="minorHAnsi"/>
        </w:rPr>
        <w:t>, using the identifier number</w:t>
      </w:r>
      <w:r w:rsidR="00711529" w:rsidRPr="00711529">
        <w:t xml:space="preserve"> </w:t>
      </w:r>
      <w:r w:rsidR="00711529" w:rsidRPr="00711529">
        <w:rPr>
          <w:rFonts w:cstheme="minorHAnsi"/>
        </w:rPr>
        <w:t>BioProject ID: PRJNA1114027</w:t>
      </w:r>
      <w:r w:rsidR="00F553FC">
        <w:rPr>
          <w:rFonts w:cstheme="minorHAnsi"/>
        </w:rPr>
        <w:t xml:space="preserve">: </w:t>
      </w:r>
      <w:r w:rsidR="00F553FC">
        <w:rPr>
          <w:rStyle w:val="apple-converted-space"/>
          <w:rFonts w:ascii="Helvetica" w:eastAsiaTheme="majorEastAsia" w:hAnsi="Helvetica"/>
          <w:color w:val="FFFFFF"/>
          <w:sz w:val="18"/>
          <w:szCs w:val="18"/>
        </w:rPr>
        <w:t> </w:t>
      </w:r>
      <w:r w:rsidR="000A32A4">
        <w:rPr>
          <w:rStyle w:val="apple-converted-space"/>
          <w:rFonts w:ascii="Roboto" w:eastAsiaTheme="majorEastAsia" w:hAnsi="Roboto"/>
          <w:color w:val="212121"/>
          <w:shd w:val="clear" w:color="auto" w:fill="FFFFFF"/>
        </w:rPr>
        <w:t> </w:t>
      </w:r>
      <w:r w:rsidR="00000000">
        <w:fldChar w:fldCharType="begin"/>
      </w:r>
      <w:r w:rsidR="00000000">
        <w:instrText>HYPERLINK "https://www.ncbi.nlm.nih.gov/bioproject/PRJNA1114027"</w:instrText>
      </w:r>
      <w:r w:rsidR="00000000">
        <w:fldChar w:fldCharType="separate"/>
      </w:r>
      <w:r w:rsidR="000A32A4">
        <w:rPr>
          <w:rStyle w:val="Hyperlink"/>
          <w:rFonts w:ascii="Roboto" w:hAnsi="Roboto"/>
          <w:color w:val="54278F"/>
        </w:rPr>
        <w:t>https://www.ncbi.nlm.nih.gov/bioproject/PRJNA1114027</w:t>
      </w:r>
      <w:r w:rsidR="00000000">
        <w:rPr>
          <w:rStyle w:val="Hyperlink"/>
          <w:rFonts w:ascii="Roboto" w:hAnsi="Roboto"/>
          <w:color w:val="54278F"/>
        </w:rPr>
        <w:fldChar w:fldCharType="end"/>
      </w:r>
      <w:r w:rsidR="000A32A4">
        <w:rPr>
          <w:rFonts w:ascii="Roboto" w:hAnsi="Roboto"/>
          <w:color w:val="212121"/>
          <w:shd w:val="clear" w:color="auto" w:fill="FFFFFF"/>
        </w:rPr>
        <w:t>.</w:t>
      </w:r>
      <w:r w:rsidR="00F553FC" w:rsidRPr="004055A0">
        <w:rPr>
          <w:rFonts w:cstheme="minorHAnsi"/>
        </w:rPr>
        <w:t xml:space="preserve"> </w:t>
      </w:r>
    </w:p>
    <w:p w14:paraId="7BF7C4AC" w14:textId="77777777" w:rsidR="00F553FC" w:rsidRPr="00711529" w:rsidRDefault="00F553FC" w:rsidP="00912A05">
      <w:pPr>
        <w:snapToGrid w:val="0"/>
        <w:spacing w:before="120" w:after="120" w:line="480" w:lineRule="auto"/>
        <w:contextualSpacing/>
        <w:jc w:val="both"/>
        <w:rPr>
          <w:rFonts w:cstheme="minorHAnsi"/>
        </w:rPr>
        <w:pPrChange w:id="248" w:author="Kundra  Palni" w:date="2024-09-03T11:51:00Z" w16du:dateUtc="2024-09-03T09:51:00Z">
          <w:pPr>
            <w:snapToGrid w:val="0"/>
            <w:spacing w:line="480" w:lineRule="auto"/>
            <w:jc w:val="both"/>
          </w:pPr>
        </w:pPrChange>
      </w:pPr>
    </w:p>
    <w:p w14:paraId="46F98C67" w14:textId="53631B47" w:rsidR="00146753" w:rsidRPr="00825513" w:rsidRDefault="00146753" w:rsidP="00912A05">
      <w:pPr>
        <w:pStyle w:val="Heading2"/>
        <w:spacing w:before="120" w:after="120" w:line="480" w:lineRule="auto"/>
        <w:contextualSpacing/>
        <w:rPr>
          <w:rFonts w:ascii="Times New Roman" w:hAnsi="Times New Roman" w:cs="Times New Roman"/>
          <w:b/>
          <w:bCs/>
          <w:color w:val="auto"/>
        </w:rPr>
        <w:pPrChange w:id="249" w:author="Kundra  Palni" w:date="2024-09-03T11:51:00Z" w16du:dateUtc="2024-09-03T09:51:00Z">
          <w:pPr>
            <w:pStyle w:val="Heading2"/>
            <w:spacing w:line="480" w:lineRule="auto"/>
          </w:pPr>
        </w:pPrChange>
      </w:pPr>
      <w:bookmarkStart w:id="250" w:name="_Toc136426443"/>
      <w:bookmarkStart w:id="251" w:name="_Toc136431710"/>
      <w:bookmarkStart w:id="252" w:name="_Toc136439621"/>
      <w:bookmarkStart w:id="253" w:name="_Toc146538939"/>
      <w:r w:rsidRPr="00825513">
        <w:rPr>
          <w:rFonts w:ascii="Times New Roman" w:hAnsi="Times New Roman" w:cs="Times New Roman"/>
          <w:b/>
          <w:bCs/>
          <w:color w:val="auto"/>
        </w:rPr>
        <w:t>Acknowledgements</w:t>
      </w:r>
      <w:bookmarkEnd w:id="250"/>
      <w:bookmarkEnd w:id="251"/>
      <w:bookmarkEnd w:id="252"/>
      <w:bookmarkEnd w:id="253"/>
    </w:p>
    <w:p w14:paraId="6E8C1DB0" w14:textId="018A90B0" w:rsidR="00146753" w:rsidRPr="00904F9B" w:rsidRDefault="00146753" w:rsidP="00912A05">
      <w:pPr>
        <w:snapToGrid w:val="0"/>
        <w:spacing w:before="120" w:after="120" w:line="480" w:lineRule="auto"/>
        <w:contextualSpacing/>
        <w:jc w:val="both"/>
        <w:rPr>
          <w:rFonts w:eastAsia="Calibri" w:cstheme="minorHAnsi"/>
        </w:rPr>
        <w:pPrChange w:id="254" w:author="Kundra  Palni" w:date="2024-09-03T11:51:00Z" w16du:dateUtc="2024-09-03T09:51:00Z">
          <w:pPr>
            <w:snapToGrid w:val="0"/>
            <w:spacing w:line="480" w:lineRule="auto"/>
            <w:jc w:val="both"/>
          </w:pPr>
        </w:pPrChange>
      </w:pPr>
      <w:r w:rsidRPr="00904F9B">
        <w:rPr>
          <w:rFonts w:eastAsia="Calibri" w:cstheme="minorHAnsi"/>
        </w:rPr>
        <w:t>The authors would like to thank Alfonso Die for technical assistance with HPLC-RI; Monica Duppenthaler, Sabina Galli, Angela Babst, Paula Momo Cabrera, Denisa Mujezinovic</w:t>
      </w:r>
      <w:r w:rsidR="00B161FF">
        <w:rPr>
          <w:rFonts w:eastAsia="Calibri" w:cstheme="minorHAnsi"/>
        </w:rPr>
        <w:t xml:space="preserve"> </w:t>
      </w:r>
      <w:r w:rsidRPr="00904F9B">
        <w:rPr>
          <w:rFonts w:eastAsia="Calibri" w:cstheme="minorHAnsi"/>
        </w:rPr>
        <w:t>and Silvia Thalparpan for their technical assistance</w:t>
      </w:r>
      <w:r w:rsidR="00835B59">
        <w:rPr>
          <w:rFonts w:eastAsia="Calibri" w:cstheme="minorHAnsi"/>
        </w:rPr>
        <w:t xml:space="preserve"> and</w:t>
      </w:r>
      <w:r w:rsidR="00364CAD">
        <w:rPr>
          <w:rFonts w:eastAsia="Calibri" w:cstheme="minorHAnsi"/>
        </w:rPr>
        <w:t xml:space="preserve"> </w:t>
      </w:r>
      <w:r w:rsidR="00B161FF" w:rsidRPr="00904F9B">
        <w:rPr>
          <w:rFonts w:eastAsia="Calibri" w:cstheme="minorHAnsi"/>
        </w:rPr>
        <w:t>Mathieu Verpaalen</w:t>
      </w:r>
      <w:r w:rsidR="00B161FF">
        <w:rPr>
          <w:rFonts w:eastAsia="Calibri" w:cstheme="minorHAnsi"/>
        </w:rPr>
        <w:t xml:space="preserve"> for </w:t>
      </w:r>
      <w:r w:rsidR="00FE6A8D">
        <w:rPr>
          <w:rFonts w:eastAsia="Calibri" w:cstheme="minorHAnsi"/>
        </w:rPr>
        <w:t xml:space="preserve">his </w:t>
      </w:r>
      <w:r w:rsidR="00D31E5C">
        <w:rPr>
          <w:rFonts w:eastAsia="Calibri" w:cstheme="minorHAnsi"/>
        </w:rPr>
        <w:t>support</w:t>
      </w:r>
      <w:r w:rsidR="007E60BC">
        <w:rPr>
          <w:rFonts w:eastAsia="Calibri" w:cstheme="minorHAnsi"/>
        </w:rPr>
        <w:t xml:space="preserve"> on </w:t>
      </w:r>
      <w:r w:rsidR="007E60BC" w:rsidRPr="00B161FF">
        <w:rPr>
          <w:rFonts w:eastAsia="Calibri" w:cstheme="minorHAnsi"/>
          <w:i/>
          <w:iCs/>
        </w:rPr>
        <w:t>R. intestinalis</w:t>
      </w:r>
      <w:r w:rsidR="007E60BC">
        <w:rPr>
          <w:rFonts w:eastAsia="Calibri" w:cstheme="minorHAnsi"/>
        </w:rPr>
        <w:t xml:space="preserve"> </w:t>
      </w:r>
      <w:r w:rsidR="00B161FF">
        <w:rPr>
          <w:rFonts w:eastAsia="Calibri" w:cstheme="minorHAnsi"/>
        </w:rPr>
        <w:t xml:space="preserve">qPCR. </w:t>
      </w:r>
      <w:r w:rsidRPr="00904F9B">
        <w:rPr>
          <w:rFonts w:eastAsia="Calibri" w:cstheme="minorHAnsi"/>
        </w:rPr>
        <w:t>Data produced in this paper was generated in collaboration with the Genetic Diversity Centre (GDC), ETH Zurich.</w:t>
      </w:r>
    </w:p>
    <w:p w14:paraId="105BD3B7" w14:textId="77777777" w:rsidR="00146753" w:rsidRPr="00825513" w:rsidRDefault="00146753" w:rsidP="00912A05">
      <w:pPr>
        <w:pStyle w:val="Heading2"/>
        <w:spacing w:before="120" w:after="120" w:line="480" w:lineRule="auto"/>
        <w:contextualSpacing/>
        <w:rPr>
          <w:rFonts w:ascii="Times New Roman" w:hAnsi="Times New Roman" w:cs="Times New Roman"/>
          <w:b/>
          <w:bCs/>
          <w:color w:val="auto"/>
        </w:rPr>
        <w:pPrChange w:id="255" w:author="Kundra  Palni" w:date="2024-09-03T11:51:00Z" w16du:dateUtc="2024-09-03T09:51:00Z">
          <w:pPr>
            <w:pStyle w:val="Heading2"/>
            <w:spacing w:line="480" w:lineRule="auto"/>
          </w:pPr>
        </w:pPrChange>
      </w:pPr>
      <w:bookmarkStart w:id="256" w:name="_Toc136426444"/>
      <w:bookmarkStart w:id="257" w:name="_Toc136431711"/>
      <w:bookmarkStart w:id="258" w:name="_Toc136439622"/>
      <w:bookmarkStart w:id="259" w:name="_Toc146538940"/>
      <w:r w:rsidRPr="00825513">
        <w:rPr>
          <w:rFonts w:ascii="Times New Roman" w:hAnsi="Times New Roman" w:cs="Times New Roman"/>
          <w:b/>
          <w:bCs/>
          <w:color w:val="auto"/>
        </w:rPr>
        <w:t>Fundings</w:t>
      </w:r>
      <w:bookmarkEnd w:id="256"/>
      <w:bookmarkEnd w:id="257"/>
      <w:bookmarkEnd w:id="258"/>
      <w:bookmarkEnd w:id="259"/>
    </w:p>
    <w:p w14:paraId="2DD5C0D0" w14:textId="77777777" w:rsidR="00146753" w:rsidRPr="00904F9B" w:rsidRDefault="00146753" w:rsidP="00912A05">
      <w:pPr>
        <w:snapToGrid w:val="0"/>
        <w:spacing w:before="120" w:after="120" w:line="480" w:lineRule="auto"/>
        <w:contextualSpacing/>
        <w:jc w:val="both"/>
        <w:rPr>
          <w:rFonts w:cstheme="minorHAnsi"/>
        </w:rPr>
        <w:pPrChange w:id="260" w:author="Kundra  Palni" w:date="2024-09-03T11:51:00Z" w16du:dateUtc="2024-09-03T09:51:00Z">
          <w:pPr>
            <w:snapToGrid w:val="0"/>
            <w:spacing w:line="480" w:lineRule="auto"/>
            <w:jc w:val="both"/>
          </w:pPr>
        </w:pPrChange>
      </w:pPr>
      <w:r w:rsidRPr="00904F9B">
        <w:rPr>
          <w:rFonts w:eastAsia="Calibri" w:cstheme="minorHAnsi"/>
        </w:rPr>
        <w:t>This work was supported by Swiss National Science Foundation Project No. 310030_179307.</w:t>
      </w:r>
    </w:p>
    <w:p w14:paraId="7C52C147" w14:textId="77777777" w:rsidR="00146753" w:rsidRPr="00825513" w:rsidRDefault="00146753" w:rsidP="00912A05">
      <w:pPr>
        <w:pStyle w:val="Heading2"/>
        <w:spacing w:before="120" w:after="120" w:line="480" w:lineRule="auto"/>
        <w:contextualSpacing/>
        <w:rPr>
          <w:rFonts w:ascii="Times New Roman" w:hAnsi="Times New Roman" w:cs="Times New Roman"/>
          <w:b/>
          <w:bCs/>
          <w:color w:val="auto"/>
        </w:rPr>
        <w:pPrChange w:id="261" w:author="Kundra  Palni" w:date="2024-09-03T11:51:00Z" w16du:dateUtc="2024-09-03T09:51:00Z">
          <w:pPr>
            <w:pStyle w:val="Heading2"/>
            <w:spacing w:line="480" w:lineRule="auto"/>
          </w:pPr>
        </w:pPrChange>
      </w:pPr>
      <w:bookmarkStart w:id="262" w:name="_Toc136426445"/>
      <w:bookmarkStart w:id="263" w:name="_Toc136431712"/>
      <w:bookmarkStart w:id="264" w:name="_Toc136439623"/>
      <w:bookmarkStart w:id="265" w:name="_Toc146538941"/>
      <w:r w:rsidRPr="00825513">
        <w:rPr>
          <w:rFonts w:ascii="Times New Roman" w:hAnsi="Times New Roman" w:cs="Times New Roman"/>
          <w:b/>
          <w:bCs/>
          <w:color w:val="auto"/>
        </w:rPr>
        <w:lastRenderedPageBreak/>
        <w:t>Conflict of interest</w:t>
      </w:r>
      <w:bookmarkEnd w:id="262"/>
      <w:bookmarkEnd w:id="263"/>
      <w:bookmarkEnd w:id="264"/>
      <w:bookmarkEnd w:id="265"/>
    </w:p>
    <w:p w14:paraId="0DCDB935" w14:textId="77777777" w:rsidR="00146753" w:rsidRPr="00904F9B" w:rsidRDefault="00146753" w:rsidP="00912A05">
      <w:pPr>
        <w:snapToGrid w:val="0"/>
        <w:spacing w:before="120" w:after="120" w:line="480" w:lineRule="auto"/>
        <w:contextualSpacing/>
        <w:jc w:val="both"/>
        <w:rPr>
          <w:rFonts w:cstheme="minorHAnsi"/>
        </w:rPr>
        <w:pPrChange w:id="266" w:author="Kundra  Palni" w:date="2024-09-03T11:51:00Z" w16du:dateUtc="2024-09-03T09:51:00Z">
          <w:pPr>
            <w:snapToGrid w:val="0"/>
            <w:spacing w:line="480" w:lineRule="auto"/>
            <w:jc w:val="both"/>
          </w:pPr>
        </w:pPrChange>
      </w:pPr>
      <w:r w:rsidRPr="00904F9B">
        <w:rPr>
          <w:rFonts w:eastAsia="Calibri" w:cstheme="minorHAnsi"/>
        </w:rPr>
        <w:t>The authors declare no conflict of interest.</w:t>
      </w:r>
    </w:p>
    <w:p w14:paraId="2846D5D6" w14:textId="77777777" w:rsidR="00146753" w:rsidRPr="00825513" w:rsidRDefault="00146753" w:rsidP="00912A05">
      <w:pPr>
        <w:pStyle w:val="Heading2"/>
        <w:spacing w:before="120" w:after="120" w:line="480" w:lineRule="auto"/>
        <w:contextualSpacing/>
        <w:rPr>
          <w:rFonts w:ascii="Times New Roman" w:hAnsi="Times New Roman" w:cs="Times New Roman"/>
          <w:b/>
          <w:bCs/>
          <w:color w:val="auto"/>
        </w:rPr>
        <w:pPrChange w:id="267" w:author="Kundra  Palni" w:date="2024-09-03T11:51:00Z" w16du:dateUtc="2024-09-03T09:51:00Z">
          <w:pPr>
            <w:pStyle w:val="Heading2"/>
            <w:spacing w:line="480" w:lineRule="auto"/>
          </w:pPr>
        </w:pPrChange>
      </w:pPr>
      <w:bookmarkStart w:id="268" w:name="_Toc136426446"/>
      <w:bookmarkStart w:id="269" w:name="_Toc136431713"/>
      <w:bookmarkStart w:id="270" w:name="_Toc136439624"/>
      <w:bookmarkStart w:id="271" w:name="_Toc146538942"/>
      <w:r w:rsidRPr="00825513">
        <w:rPr>
          <w:rFonts w:ascii="Times New Roman" w:hAnsi="Times New Roman" w:cs="Times New Roman"/>
          <w:b/>
          <w:bCs/>
          <w:color w:val="auto"/>
        </w:rPr>
        <w:t>Author contributions</w:t>
      </w:r>
      <w:bookmarkEnd w:id="268"/>
      <w:bookmarkEnd w:id="269"/>
      <w:bookmarkEnd w:id="270"/>
      <w:bookmarkEnd w:id="271"/>
    </w:p>
    <w:p w14:paraId="41C1A155" w14:textId="7C4D055F" w:rsidR="002623CE" w:rsidRDefault="00732131" w:rsidP="00912A05">
      <w:pPr>
        <w:snapToGrid w:val="0"/>
        <w:spacing w:before="120" w:after="120" w:line="480" w:lineRule="auto"/>
        <w:contextualSpacing/>
        <w:jc w:val="both"/>
        <w:pPrChange w:id="272" w:author="Kundra  Palni" w:date="2024-09-03T11:51:00Z" w16du:dateUtc="2024-09-03T09:51:00Z">
          <w:pPr>
            <w:snapToGrid w:val="0"/>
            <w:spacing w:line="480" w:lineRule="auto"/>
            <w:jc w:val="both"/>
          </w:pPr>
        </w:pPrChange>
      </w:pPr>
      <w:r w:rsidRPr="00C06B4A">
        <w:t xml:space="preserve">CL, AGr, and AGe acquired the funding. </w:t>
      </w:r>
      <w:r w:rsidR="00146753" w:rsidRPr="00C06B4A">
        <w:t xml:space="preserve">PK, AGe, AGr, </w:t>
      </w:r>
      <w:r w:rsidR="00BE4D2D" w:rsidRPr="00C06B4A">
        <w:t xml:space="preserve">BP </w:t>
      </w:r>
      <w:r w:rsidR="00146753" w:rsidRPr="00C06B4A">
        <w:t>and CL conceived the research. PK and SP performed the experiments. SK</w:t>
      </w:r>
      <w:r w:rsidR="00BE4D2D" w:rsidRPr="00C06B4A">
        <w:t xml:space="preserve"> </w:t>
      </w:r>
      <w:r w:rsidR="00146753" w:rsidRPr="00C06B4A">
        <w:t xml:space="preserve">performed </w:t>
      </w:r>
      <w:r w:rsidR="54871F66" w:rsidRPr="00C06B4A">
        <w:t xml:space="preserve">the </w:t>
      </w:r>
      <w:r w:rsidR="00443543" w:rsidRPr="00C06B4A">
        <w:t>folate</w:t>
      </w:r>
      <w:r w:rsidR="00146753" w:rsidRPr="00C06B4A">
        <w:t xml:space="preserve"> quantification. PK</w:t>
      </w:r>
      <w:r w:rsidR="00F25313" w:rsidRPr="00C06B4A">
        <w:t>, SK</w:t>
      </w:r>
      <w:r w:rsidR="00FE012D" w:rsidRPr="00C06B4A">
        <w:t>, SP</w:t>
      </w:r>
      <w:r w:rsidR="6D5F4D1D" w:rsidRPr="00C06B4A">
        <w:t xml:space="preserve"> and</w:t>
      </w:r>
      <w:r w:rsidR="00146753" w:rsidRPr="00C06B4A">
        <w:t xml:space="preserve"> AGr</w:t>
      </w:r>
      <w:r w:rsidR="3EF1B78B" w:rsidRPr="00C06B4A">
        <w:t xml:space="preserve"> </w:t>
      </w:r>
      <w:r w:rsidR="3EF1B78B" w:rsidRPr="00C06B4A">
        <w:rPr>
          <w:rFonts w:eastAsia="Calibri"/>
        </w:rPr>
        <w:t>analyzed the data</w:t>
      </w:r>
      <w:r w:rsidR="00146753" w:rsidRPr="00C06B4A">
        <w:t>. All authors contributed to the interpretation of the data. PK</w:t>
      </w:r>
      <w:r w:rsidR="0000104F" w:rsidRPr="00C06B4A">
        <w:t xml:space="preserve"> prepared the </w:t>
      </w:r>
      <w:r w:rsidR="00DA27A8" w:rsidRPr="00C06B4A">
        <w:t xml:space="preserve">draft of the manuscript under the supervision of </w:t>
      </w:r>
      <w:r w:rsidR="001D0A90" w:rsidRPr="00C06B4A">
        <w:t>AGr and CL</w:t>
      </w:r>
      <w:r w:rsidR="00146753" w:rsidRPr="00C06B4A">
        <w:t>. All authors contributed to revising the manuscript.</w:t>
      </w:r>
    </w:p>
    <w:p w14:paraId="2AD13469" w14:textId="2479BE2F" w:rsidR="00982908" w:rsidRDefault="00982908" w:rsidP="00912A05">
      <w:pPr>
        <w:pStyle w:val="Heading2"/>
        <w:spacing w:before="120" w:after="120" w:line="480" w:lineRule="auto"/>
        <w:contextualSpacing/>
        <w:rPr>
          <w:rFonts w:ascii="Times New Roman" w:hAnsi="Times New Roman" w:cs="Times New Roman"/>
          <w:b/>
          <w:bCs/>
          <w:color w:val="auto"/>
        </w:rPr>
        <w:pPrChange w:id="273" w:author="Kundra  Palni" w:date="2024-09-03T11:51:00Z" w16du:dateUtc="2024-09-03T09:51:00Z">
          <w:pPr>
            <w:pStyle w:val="Heading2"/>
            <w:spacing w:line="480" w:lineRule="auto"/>
          </w:pPr>
        </w:pPrChange>
      </w:pPr>
      <w:r w:rsidRPr="00825513">
        <w:rPr>
          <w:rFonts w:ascii="Times New Roman" w:hAnsi="Times New Roman" w:cs="Times New Roman"/>
          <w:b/>
          <w:bCs/>
          <w:color w:val="auto"/>
        </w:rPr>
        <w:t>Con</w:t>
      </w:r>
      <w:r>
        <w:rPr>
          <w:rFonts w:ascii="Times New Roman" w:hAnsi="Times New Roman" w:cs="Times New Roman"/>
          <w:b/>
          <w:bCs/>
          <w:color w:val="auto"/>
        </w:rPr>
        <w:t>sent for publication</w:t>
      </w:r>
    </w:p>
    <w:p w14:paraId="2304838D" w14:textId="5F909932" w:rsidR="00982908" w:rsidRDefault="00982908" w:rsidP="00912A05">
      <w:pPr>
        <w:spacing w:before="120" w:after="120"/>
        <w:contextualSpacing/>
        <w:pPrChange w:id="274" w:author="Kundra  Palni" w:date="2024-09-03T11:51:00Z" w16du:dateUtc="2024-09-03T09:51:00Z">
          <w:pPr/>
        </w:pPrChange>
      </w:pPr>
      <w:r w:rsidRPr="00982908">
        <w:t>Not Applicable</w:t>
      </w:r>
      <w:r>
        <w:t>.</w:t>
      </w:r>
    </w:p>
    <w:p w14:paraId="04BF8982" w14:textId="77777777" w:rsidR="00982908" w:rsidRDefault="00982908" w:rsidP="00912A05">
      <w:pPr>
        <w:spacing w:before="120" w:after="120"/>
        <w:contextualSpacing/>
        <w:pPrChange w:id="275" w:author="Kundra  Palni" w:date="2024-09-03T11:51:00Z" w16du:dateUtc="2024-09-03T09:51:00Z">
          <w:pPr/>
        </w:pPrChange>
      </w:pPr>
    </w:p>
    <w:p w14:paraId="26D53023" w14:textId="5332801E" w:rsidR="004562FC" w:rsidRPr="004562FC" w:rsidRDefault="004562FC" w:rsidP="00912A05">
      <w:pPr>
        <w:pStyle w:val="Heading2"/>
        <w:spacing w:before="120" w:after="120" w:line="480" w:lineRule="auto"/>
        <w:contextualSpacing/>
        <w:rPr>
          <w:rFonts w:ascii="Times New Roman" w:hAnsi="Times New Roman" w:cs="Times New Roman"/>
          <w:b/>
          <w:bCs/>
          <w:color w:val="auto"/>
        </w:rPr>
        <w:pPrChange w:id="276" w:author="Kundra  Palni" w:date="2024-09-03T11:51:00Z" w16du:dateUtc="2024-09-03T09:51:00Z">
          <w:pPr>
            <w:pStyle w:val="Heading2"/>
            <w:spacing w:line="480" w:lineRule="auto"/>
          </w:pPr>
        </w:pPrChange>
      </w:pPr>
      <w:r w:rsidRPr="004562FC">
        <w:rPr>
          <w:rFonts w:ascii="Times New Roman" w:hAnsi="Times New Roman" w:cs="Times New Roman"/>
          <w:b/>
          <w:bCs/>
          <w:color w:val="auto"/>
        </w:rPr>
        <w:t>Ethics approval and consent to participate</w:t>
      </w:r>
    </w:p>
    <w:p w14:paraId="44C4C73D" w14:textId="079C4383" w:rsidR="004562FC" w:rsidRDefault="00982908" w:rsidP="00912A05">
      <w:pPr>
        <w:snapToGrid w:val="0"/>
        <w:spacing w:before="120" w:after="120" w:line="480" w:lineRule="auto"/>
        <w:contextualSpacing/>
        <w:jc w:val="both"/>
        <w:pPrChange w:id="277" w:author="Kundra  Palni" w:date="2024-09-03T11:51:00Z" w16du:dateUtc="2024-09-03T09:51:00Z">
          <w:pPr>
            <w:snapToGrid w:val="0"/>
            <w:spacing w:line="480" w:lineRule="auto"/>
            <w:jc w:val="both"/>
          </w:pPr>
        </w:pPrChange>
      </w:pPr>
      <w:r>
        <w:t>I</w:t>
      </w:r>
      <w:r w:rsidRPr="00982908">
        <w:t>nformed consent to participate was obtained from all of the participants in the study.</w:t>
      </w:r>
      <w:r>
        <w:rPr>
          <w:rFonts w:ascii="Segoe UI" w:hAnsi="Segoe UI" w:cs="Segoe UI"/>
          <w:color w:val="000000"/>
          <w:sz w:val="21"/>
          <w:szCs w:val="21"/>
        </w:rPr>
        <w:t xml:space="preserve"> </w:t>
      </w:r>
      <w:r w:rsidR="004562FC">
        <w:t>The ETH Zurich Ethics Committee exempted this study from assessment because the sample collection process was not performed under conditions of intervention, and it was carried out anonymousl</w:t>
      </w:r>
      <w:r>
        <w:t xml:space="preserve">y. </w:t>
      </w:r>
    </w:p>
    <w:p w14:paraId="4FE21BB3" w14:textId="77777777" w:rsidR="004562FC" w:rsidRPr="00D41D6E" w:rsidRDefault="004562FC" w:rsidP="00912A05">
      <w:pPr>
        <w:snapToGrid w:val="0"/>
        <w:spacing w:before="120" w:after="120" w:line="480" w:lineRule="auto"/>
        <w:contextualSpacing/>
        <w:jc w:val="both"/>
        <w:pPrChange w:id="278" w:author="Kundra  Palni" w:date="2024-09-03T11:51:00Z" w16du:dateUtc="2024-09-03T09:51:00Z">
          <w:pPr>
            <w:snapToGrid w:val="0"/>
            <w:spacing w:line="480" w:lineRule="auto"/>
            <w:jc w:val="both"/>
          </w:pPr>
        </w:pPrChange>
      </w:pPr>
    </w:p>
    <w:p w14:paraId="4BD5733A" w14:textId="6AC51B5D" w:rsidR="001B7D73" w:rsidRPr="003716BC" w:rsidRDefault="003716BC" w:rsidP="00B30F68">
      <w:pPr>
        <w:pStyle w:val="Heading2"/>
        <w:spacing w:line="480" w:lineRule="auto"/>
        <w:rPr>
          <w:rFonts w:ascii="Times New Roman" w:hAnsi="Times New Roman" w:cs="Times New Roman"/>
          <w:b/>
          <w:bCs/>
          <w:color w:val="auto"/>
        </w:rPr>
      </w:pPr>
      <w:r w:rsidRPr="003716BC">
        <w:rPr>
          <w:rFonts w:ascii="Times New Roman" w:hAnsi="Times New Roman" w:cs="Times New Roman"/>
          <w:b/>
          <w:bCs/>
          <w:color w:val="auto"/>
        </w:rPr>
        <w:t>REFERENCES</w:t>
      </w:r>
    </w:p>
    <w:p w14:paraId="240CB457" w14:textId="77777777" w:rsidR="00CB03BE" w:rsidRPr="00E6584A" w:rsidRDefault="00570ACC" w:rsidP="00B30F68">
      <w:pPr>
        <w:pStyle w:val="Bibliography"/>
        <w:rPr>
          <w:rFonts w:ascii="Times New Roman" w:hAnsi="Times New Roman" w:cs="Times New Roman"/>
          <w:lang w:val="en-GB"/>
        </w:rPr>
      </w:pPr>
      <w:r w:rsidRPr="00E6584A">
        <w:rPr>
          <w:rFonts w:ascii="Times New Roman" w:hAnsi="Times New Roman" w:cs="Times New Roman"/>
        </w:rPr>
        <w:fldChar w:fldCharType="begin" w:fldLock="1"/>
      </w:r>
      <w:r w:rsidR="00CB03BE" w:rsidRPr="00E6584A">
        <w:rPr>
          <w:rFonts w:ascii="Times New Roman" w:hAnsi="Times New Roman" w:cs="Times New Roman"/>
        </w:rPr>
        <w:instrText xml:space="preserve"> ADDIN ZOTERO_BIBL {"uncited":[],"omitted":[],"custom":[]} CSL_BIBLIOGRAPHY </w:instrText>
      </w:r>
      <w:r w:rsidRPr="00E6584A">
        <w:rPr>
          <w:rFonts w:ascii="Times New Roman" w:hAnsi="Times New Roman" w:cs="Times New Roman"/>
        </w:rPr>
        <w:fldChar w:fldCharType="separate"/>
      </w:r>
      <w:r w:rsidR="00CB03BE" w:rsidRPr="00E6584A">
        <w:rPr>
          <w:rFonts w:ascii="Times New Roman" w:hAnsi="Times New Roman" w:cs="Times New Roman"/>
          <w:lang w:val="en-GB"/>
        </w:rPr>
        <w:t>1.</w:t>
      </w:r>
      <w:r w:rsidR="00CB03BE" w:rsidRPr="00E6584A">
        <w:rPr>
          <w:rFonts w:ascii="Times New Roman" w:hAnsi="Times New Roman" w:cs="Times New Roman"/>
          <w:lang w:val="en-GB"/>
        </w:rPr>
        <w:tab/>
        <w:t xml:space="preserve">Ducker, G. S. &amp; Rabinowitz, J. D. One-Carbon Metabolism in Health and Disease. </w:t>
      </w:r>
      <w:r w:rsidR="00CB03BE" w:rsidRPr="00E6584A">
        <w:rPr>
          <w:rFonts w:ascii="Times New Roman" w:hAnsi="Times New Roman" w:cs="Times New Roman"/>
          <w:i/>
          <w:iCs/>
          <w:lang w:val="en-GB"/>
        </w:rPr>
        <w:t>Cell Metabolism</w:t>
      </w:r>
      <w:r w:rsidR="00CB03BE" w:rsidRPr="00E6584A">
        <w:rPr>
          <w:rFonts w:ascii="Times New Roman" w:hAnsi="Times New Roman" w:cs="Times New Roman"/>
          <w:lang w:val="en-GB"/>
        </w:rPr>
        <w:t xml:space="preserve"> </w:t>
      </w:r>
      <w:r w:rsidR="00CB03BE" w:rsidRPr="00E6584A">
        <w:rPr>
          <w:rFonts w:ascii="Times New Roman" w:hAnsi="Times New Roman" w:cs="Times New Roman"/>
          <w:b/>
          <w:bCs/>
          <w:lang w:val="en-GB"/>
        </w:rPr>
        <w:t>25,</w:t>
      </w:r>
      <w:r w:rsidR="00CB03BE" w:rsidRPr="00E6584A">
        <w:rPr>
          <w:rFonts w:ascii="Times New Roman" w:hAnsi="Times New Roman" w:cs="Times New Roman"/>
          <w:lang w:val="en-GB"/>
        </w:rPr>
        <w:t xml:space="preserve"> 27–42 (2017).</w:t>
      </w:r>
    </w:p>
    <w:p w14:paraId="166F44C0"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2.</w:t>
      </w:r>
      <w:r w:rsidRPr="00E6584A">
        <w:rPr>
          <w:rFonts w:ascii="Times New Roman" w:hAnsi="Times New Roman" w:cs="Times New Roman"/>
          <w:lang w:val="en-GB"/>
        </w:rPr>
        <w:tab/>
        <w:t xml:space="preserve">Bailey, L. B. Chapter 21: Folate. </w:t>
      </w:r>
      <w:r w:rsidRPr="00E6584A">
        <w:rPr>
          <w:rFonts w:ascii="Times New Roman" w:hAnsi="Times New Roman" w:cs="Times New Roman"/>
          <w:i/>
          <w:iCs/>
          <w:lang w:val="en-GB"/>
        </w:rPr>
        <w:t>Present Knowledge in Nutrition</w:t>
      </w:r>
      <w:r w:rsidRPr="00E6584A">
        <w:rPr>
          <w:rFonts w:ascii="Times New Roman" w:hAnsi="Times New Roman" w:cs="Times New Roman"/>
          <w:lang w:val="en-GB"/>
        </w:rPr>
        <w:t xml:space="preserve"> 321–342 (2012).</w:t>
      </w:r>
    </w:p>
    <w:p w14:paraId="45AD36BE"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3.</w:t>
      </w:r>
      <w:r w:rsidRPr="00E6584A">
        <w:rPr>
          <w:rFonts w:ascii="Times New Roman" w:hAnsi="Times New Roman" w:cs="Times New Roman"/>
          <w:lang w:val="en-GB"/>
        </w:rPr>
        <w:tab/>
        <w:t xml:space="preserve">Eitenmiller, R. R., Landen Jr., W. O. &amp; Ye, L. </w:t>
      </w:r>
      <w:r w:rsidRPr="00E6584A">
        <w:rPr>
          <w:rFonts w:ascii="Times New Roman" w:hAnsi="Times New Roman" w:cs="Times New Roman"/>
          <w:i/>
          <w:iCs/>
          <w:lang w:val="en-GB"/>
        </w:rPr>
        <w:t>Vitamin Analysis for the Health and Food Sciences</w:t>
      </w:r>
      <w:r w:rsidRPr="00E6584A">
        <w:rPr>
          <w:rFonts w:ascii="Times New Roman" w:hAnsi="Times New Roman" w:cs="Times New Roman"/>
          <w:lang w:val="en-GB"/>
        </w:rPr>
        <w:t>. (CRC Press, 2016). doi:10.1201/9781420009750</w:t>
      </w:r>
    </w:p>
    <w:p w14:paraId="2119EB52"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lastRenderedPageBreak/>
        <w:t>4.</w:t>
      </w:r>
      <w:r w:rsidRPr="00E6584A">
        <w:rPr>
          <w:rFonts w:ascii="Times New Roman" w:hAnsi="Times New Roman" w:cs="Times New Roman"/>
          <w:lang w:val="en-GB"/>
        </w:rPr>
        <w:tab/>
        <w:t xml:space="preserve">Scaglione, F. &amp; Panzavolta, G. Folate, folic acid and 5-methyltetrahydrofolate are not the same thing. </w:t>
      </w:r>
      <w:r w:rsidRPr="00E6584A">
        <w:rPr>
          <w:rFonts w:ascii="Times New Roman" w:hAnsi="Times New Roman" w:cs="Times New Roman"/>
          <w:i/>
          <w:iCs/>
          <w:lang w:val="en-GB"/>
        </w:rPr>
        <w:t>Xenobiotica</w:t>
      </w:r>
      <w:r w:rsidRPr="00E6584A">
        <w:rPr>
          <w:rFonts w:ascii="Times New Roman" w:hAnsi="Times New Roman" w:cs="Times New Roman"/>
          <w:lang w:val="en-GB"/>
        </w:rPr>
        <w:t xml:space="preserve"> </w:t>
      </w:r>
      <w:r w:rsidRPr="00E6584A">
        <w:rPr>
          <w:rFonts w:ascii="Times New Roman" w:hAnsi="Times New Roman" w:cs="Times New Roman"/>
          <w:b/>
          <w:bCs/>
          <w:lang w:val="en-GB"/>
        </w:rPr>
        <w:t>44,</w:t>
      </w:r>
      <w:r w:rsidRPr="00E6584A">
        <w:rPr>
          <w:rFonts w:ascii="Times New Roman" w:hAnsi="Times New Roman" w:cs="Times New Roman"/>
          <w:lang w:val="en-GB"/>
        </w:rPr>
        <w:t xml:space="preserve"> 480–488 (2014).</w:t>
      </w:r>
    </w:p>
    <w:p w14:paraId="7A656986"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5.</w:t>
      </w:r>
      <w:r w:rsidRPr="00E6584A">
        <w:rPr>
          <w:rFonts w:ascii="Times New Roman" w:hAnsi="Times New Roman" w:cs="Times New Roman"/>
          <w:lang w:val="en-GB"/>
        </w:rPr>
        <w:tab/>
        <w:t xml:space="preserve">Ragsdale, S. W. &amp; Pierce, E. Acetogenesis and the Wood–Ljungdahl pathway of CO2 fixation. </w:t>
      </w:r>
      <w:r w:rsidRPr="00E6584A">
        <w:rPr>
          <w:rFonts w:ascii="Times New Roman" w:hAnsi="Times New Roman" w:cs="Times New Roman"/>
          <w:i/>
          <w:iCs/>
          <w:lang w:val="en-GB"/>
        </w:rPr>
        <w:t>Biochimica et Biophysica Acta (BBA) - Proteins and Proteomics</w:t>
      </w:r>
      <w:r w:rsidRPr="00E6584A">
        <w:rPr>
          <w:rFonts w:ascii="Times New Roman" w:hAnsi="Times New Roman" w:cs="Times New Roman"/>
          <w:lang w:val="en-GB"/>
        </w:rPr>
        <w:t xml:space="preserve"> </w:t>
      </w:r>
      <w:r w:rsidRPr="00E6584A">
        <w:rPr>
          <w:rFonts w:ascii="Times New Roman" w:hAnsi="Times New Roman" w:cs="Times New Roman"/>
          <w:b/>
          <w:bCs/>
          <w:lang w:val="en-GB"/>
        </w:rPr>
        <w:t>1784,</w:t>
      </w:r>
      <w:r w:rsidRPr="00E6584A">
        <w:rPr>
          <w:rFonts w:ascii="Times New Roman" w:hAnsi="Times New Roman" w:cs="Times New Roman"/>
          <w:lang w:val="en-GB"/>
        </w:rPr>
        <w:t xml:space="preserve"> 1873–1898 (2008).</w:t>
      </w:r>
    </w:p>
    <w:p w14:paraId="1F8E377D"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6.</w:t>
      </w:r>
      <w:r w:rsidRPr="00E6584A">
        <w:rPr>
          <w:rFonts w:ascii="Times New Roman" w:hAnsi="Times New Roman" w:cs="Times New Roman"/>
          <w:lang w:val="en-GB"/>
        </w:rPr>
        <w:tab/>
        <w:t xml:space="preserve">Kundra, P., Rachmühl, C., Lacroix, C. &amp; Geirnaert, A. Role of Dietary Micronutrients on Gut Microbial Dysbiosis and Modulation in Inflammatory Bowel Disease. </w:t>
      </w:r>
      <w:r w:rsidRPr="00E6584A">
        <w:rPr>
          <w:rFonts w:ascii="Times New Roman" w:hAnsi="Times New Roman" w:cs="Times New Roman"/>
          <w:i/>
          <w:iCs/>
          <w:lang w:val="en-GB"/>
        </w:rPr>
        <w:t>Molecular Nutrition &amp; Food Research</w:t>
      </w:r>
      <w:r w:rsidRPr="00E6584A">
        <w:rPr>
          <w:rFonts w:ascii="Times New Roman" w:hAnsi="Times New Roman" w:cs="Times New Roman"/>
          <w:lang w:val="en-GB"/>
        </w:rPr>
        <w:t xml:space="preserve"> </w:t>
      </w:r>
      <w:r w:rsidRPr="00E6584A">
        <w:rPr>
          <w:rFonts w:ascii="Times New Roman" w:hAnsi="Times New Roman" w:cs="Times New Roman"/>
          <w:b/>
          <w:bCs/>
          <w:lang w:val="en-GB"/>
        </w:rPr>
        <w:t>65,</w:t>
      </w:r>
      <w:r w:rsidRPr="00E6584A">
        <w:rPr>
          <w:rFonts w:ascii="Times New Roman" w:hAnsi="Times New Roman" w:cs="Times New Roman"/>
          <w:lang w:val="en-GB"/>
        </w:rPr>
        <w:t xml:space="preserve"> 1901271 (2021).</w:t>
      </w:r>
    </w:p>
    <w:p w14:paraId="2DF368FD"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7.</w:t>
      </w:r>
      <w:r w:rsidRPr="00E6584A">
        <w:rPr>
          <w:rFonts w:ascii="Times New Roman" w:hAnsi="Times New Roman" w:cs="Times New Roman"/>
          <w:lang w:val="en-GB"/>
        </w:rPr>
        <w:tab/>
        <w:t xml:space="preserve">Magnúsdóttir, S., Ravcheev, D., De Crécy-Lagard, V. &amp; Thiele, I. Systematic genome assessment of B-vitamin biosynthesis suggests cooperation among gut microbes. </w:t>
      </w:r>
      <w:r w:rsidRPr="00E6584A">
        <w:rPr>
          <w:rFonts w:ascii="Times New Roman" w:hAnsi="Times New Roman" w:cs="Times New Roman"/>
          <w:i/>
          <w:iCs/>
          <w:lang w:val="en-GB"/>
        </w:rPr>
        <w:t>Frontiers in Genetics</w:t>
      </w:r>
      <w:r w:rsidRPr="00E6584A">
        <w:rPr>
          <w:rFonts w:ascii="Times New Roman" w:hAnsi="Times New Roman" w:cs="Times New Roman"/>
          <w:lang w:val="en-GB"/>
        </w:rPr>
        <w:t xml:space="preserve"> </w:t>
      </w:r>
      <w:r w:rsidRPr="00E6584A">
        <w:rPr>
          <w:rFonts w:ascii="Times New Roman" w:hAnsi="Times New Roman" w:cs="Times New Roman"/>
          <w:b/>
          <w:bCs/>
          <w:lang w:val="en-GB"/>
        </w:rPr>
        <w:t>6,</w:t>
      </w:r>
      <w:r w:rsidRPr="00E6584A">
        <w:rPr>
          <w:rFonts w:ascii="Times New Roman" w:hAnsi="Times New Roman" w:cs="Times New Roman"/>
          <w:lang w:val="en-GB"/>
        </w:rPr>
        <w:t xml:space="preserve"> 148 (2015).</w:t>
      </w:r>
    </w:p>
    <w:p w14:paraId="6E0F7CB0"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8.</w:t>
      </w:r>
      <w:r w:rsidRPr="00E6584A">
        <w:rPr>
          <w:rFonts w:ascii="Times New Roman" w:hAnsi="Times New Roman" w:cs="Times New Roman"/>
          <w:lang w:val="en-GB"/>
        </w:rPr>
        <w:tab/>
        <w:t xml:space="preserve">Romine, M. F., Rodionov, D. A., Maezato, Y., Osterman, A. L. &amp; Nelson, W. C. Underlying mechanisms for syntrophic metabolism of essential enzyme cofactors in microbial communities. </w:t>
      </w:r>
      <w:r w:rsidRPr="00E6584A">
        <w:rPr>
          <w:rFonts w:ascii="Times New Roman" w:hAnsi="Times New Roman" w:cs="Times New Roman"/>
          <w:i/>
          <w:iCs/>
          <w:lang w:val="en-GB"/>
        </w:rPr>
        <w:t>The ISME Journal 2017 11:6</w:t>
      </w:r>
      <w:r w:rsidRPr="00E6584A">
        <w:rPr>
          <w:rFonts w:ascii="Times New Roman" w:hAnsi="Times New Roman" w:cs="Times New Roman"/>
          <w:lang w:val="en-GB"/>
        </w:rPr>
        <w:t xml:space="preserve"> </w:t>
      </w:r>
      <w:r w:rsidRPr="00E6584A">
        <w:rPr>
          <w:rFonts w:ascii="Times New Roman" w:hAnsi="Times New Roman" w:cs="Times New Roman"/>
          <w:b/>
          <w:bCs/>
          <w:lang w:val="en-GB"/>
        </w:rPr>
        <w:t>11,</w:t>
      </w:r>
      <w:r w:rsidRPr="00E6584A">
        <w:rPr>
          <w:rFonts w:ascii="Times New Roman" w:hAnsi="Times New Roman" w:cs="Times New Roman"/>
          <w:lang w:val="en-GB"/>
        </w:rPr>
        <w:t xml:space="preserve"> 1434–1446 (2017).</w:t>
      </w:r>
    </w:p>
    <w:p w14:paraId="632F506A"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9.</w:t>
      </w:r>
      <w:r w:rsidRPr="00E6584A">
        <w:rPr>
          <w:rFonts w:ascii="Times New Roman" w:hAnsi="Times New Roman" w:cs="Times New Roman"/>
          <w:lang w:val="en-GB"/>
        </w:rPr>
        <w:tab/>
        <w:t xml:space="preserve">Sharma, V., Rodionov, D. A., Leyn, S. A., Tran, D., Iablokov, S. N., Ding, H., Peterson, D. A., Osterman, A. L. &amp; Peterson, S. N. B-Vitamin Sharing Promotes Stability of Gut Microbial Communities. </w:t>
      </w:r>
      <w:r w:rsidRPr="00E6584A">
        <w:rPr>
          <w:rFonts w:ascii="Times New Roman" w:hAnsi="Times New Roman" w:cs="Times New Roman"/>
          <w:i/>
          <w:iCs/>
          <w:lang w:val="en-GB"/>
        </w:rPr>
        <w:t>Frontiers in Microbiology</w:t>
      </w:r>
      <w:r w:rsidRPr="00E6584A">
        <w:rPr>
          <w:rFonts w:ascii="Times New Roman" w:hAnsi="Times New Roman" w:cs="Times New Roman"/>
          <w:lang w:val="en-GB"/>
        </w:rPr>
        <w:t xml:space="preserve"> </w:t>
      </w:r>
      <w:r w:rsidRPr="00E6584A">
        <w:rPr>
          <w:rFonts w:ascii="Times New Roman" w:hAnsi="Times New Roman" w:cs="Times New Roman"/>
          <w:b/>
          <w:bCs/>
          <w:lang w:val="en-GB"/>
        </w:rPr>
        <w:t>10,</w:t>
      </w:r>
      <w:r w:rsidRPr="00E6584A">
        <w:rPr>
          <w:rFonts w:ascii="Times New Roman" w:hAnsi="Times New Roman" w:cs="Times New Roman"/>
          <w:lang w:val="en-GB"/>
        </w:rPr>
        <w:t xml:space="preserve"> 1485 (2019).</w:t>
      </w:r>
    </w:p>
    <w:p w14:paraId="292CE2AD"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10.</w:t>
      </w:r>
      <w:r w:rsidRPr="00E6584A">
        <w:rPr>
          <w:rFonts w:ascii="Times New Roman" w:hAnsi="Times New Roman" w:cs="Times New Roman"/>
          <w:lang w:val="en-GB"/>
        </w:rPr>
        <w:tab/>
        <w:t xml:space="preserve">Engevik, M. A., Morra, C. N., Röth, D., Engevik, K., Spinler, J. K., Devaraj, S., Crawford, S. E., Estes, M. K., Kalkum, M. &amp; Versalovic, J. Microbial Metabolic Capacity for Intestinal Folate Production and Modulation of Host Folate Receptors. </w:t>
      </w:r>
      <w:r w:rsidRPr="00E6584A">
        <w:rPr>
          <w:rFonts w:ascii="Times New Roman" w:hAnsi="Times New Roman" w:cs="Times New Roman"/>
          <w:i/>
          <w:iCs/>
          <w:lang w:val="en-GB"/>
        </w:rPr>
        <w:t>Frontiers in Microbiology</w:t>
      </w:r>
      <w:r w:rsidRPr="00E6584A">
        <w:rPr>
          <w:rFonts w:ascii="Times New Roman" w:hAnsi="Times New Roman" w:cs="Times New Roman"/>
          <w:lang w:val="en-GB"/>
        </w:rPr>
        <w:t xml:space="preserve"> </w:t>
      </w:r>
      <w:r w:rsidRPr="00E6584A">
        <w:rPr>
          <w:rFonts w:ascii="Times New Roman" w:hAnsi="Times New Roman" w:cs="Times New Roman"/>
          <w:b/>
          <w:bCs/>
          <w:lang w:val="en-GB"/>
        </w:rPr>
        <w:t>10,</w:t>
      </w:r>
      <w:r w:rsidRPr="00E6584A">
        <w:rPr>
          <w:rFonts w:ascii="Times New Roman" w:hAnsi="Times New Roman" w:cs="Times New Roman"/>
          <w:lang w:val="en-GB"/>
        </w:rPr>
        <w:t xml:space="preserve"> 2305 (2019).</w:t>
      </w:r>
    </w:p>
    <w:p w14:paraId="3A00DD77"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11.</w:t>
      </w:r>
      <w:r w:rsidRPr="00E6584A">
        <w:rPr>
          <w:rFonts w:ascii="Times New Roman" w:hAnsi="Times New Roman" w:cs="Times New Roman"/>
          <w:lang w:val="en-GB"/>
        </w:rPr>
        <w:tab/>
        <w:t xml:space="preserve">Rodionov, D. A., Arzamasov, A. A., Khoroshkin, M. S., Iablokov, S. N., Leyn, S. A., Peterson, S. N., Novichkov, P. S. &amp; Osterman, A. L. Micronutrient Requirements and Sharing Capabilities of the Human Gut Microbiome. </w:t>
      </w:r>
      <w:r w:rsidRPr="00E6584A">
        <w:rPr>
          <w:rFonts w:ascii="Times New Roman" w:hAnsi="Times New Roman" w:cs="Times New Roman"/>
          <w:i/>
          <w:iCs/>
          <w:lang w:val="en-GB"/>
        </w:rPr>
        <w:t>Frontiers in Microbiology</w:t>
      </w:r>
      <w:r w:rsidRPr="00E6584A">
        <w:rPr>
          <w:rFonts w:ascii="Times New Roman" w:hAnsi="Times New Roman" w:cs="Times New Roman"/>
          <w:lang w:val="en-GB"/>
        </w:rPr>
        <w:t xml:space="preserve"> </w:t>
      </w:r>
      <w:r w:rsidRPr="00E6584A">
        <w:rPr>
          <w:rFonts w:ascii="Times New Roman" w:hAnsi="Times New Roman" w:cs="Times New Roman"/>
          <w:b/>
          <w:bCs/>
          <w:lang w:val="en-GB"/>
        </w:rPr>
        <w:t>10,</w:t>
      </w:r>
      <w:r w:rsidRPr="00E6584A">
        <w:rPr>
          <w:rFonts w:ascii="Times New Roman" w:hAnsi="Times New Roman" w:cs="Times New Roman"/>
          <w:lang w:val="en-GB"/>
        </w:rPr>
        <w:t xml:space="preserve"> 1316 (2019).</w:t>
      </w:r>
    </w:p>
    <w:p w14:paraId="4E3CF72B"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12.</w:t>
      </w:r>
      <w:r w:rsidRPr="00E6584A">
        <w:rPr>
          <w:rFonts w:ascii="Times New Roman" w:hAnsi="Times New Roman" w:cs="Times New Roman"/>
          <w:lang w:val="en-GB"/>
        </w:rPr>
        <w:tab/>
        <w:t xml:space="preserve">Gurwara, S., Ajami, N. J., Jang, A., Hessel, F. C., Chen, L., Plew, S., Wang, Z., Graham, D. Y., Hair, C., White, D. L., Kramer, J., Kourkoumpetis, T., Hoffman, K., Cole, R., Hou, J., Husain, N., Jarbrink-Sehgal, M., Hernaez, R., Kanwal, F., Ketwaroo, G., Shah, R., Velez, M., Natarajan, Y., El-Serag, H. B., Petrosino, J. F. &amp; Jiao, L. Dietary nutrients involved in one-carbon metabolism and colonic mucosa-associated gut microbiome in individuals with an endoscopically normal colon. </w:t>
      </w:r>
      <w:r w:rsidRPr="00E6584A">
        <w:rPr>
          <w:rFonts w:ascii="Times New Roman" w:hAnsi="Times New Roman" w:cs="Times New Roman"/>
          <w:i/>
          <w:iCs/>
          <w:lang w:val="en-GB"/>
        </w:rPr>
        <w:t>Nutrients</w:t>
      </w:r>
      <w:r w:rsidRPr="00E6584A">
        <w:rPr>
          <w:rFonts w:ascii="Times New Roman" w:hAnsi="Times New Roman" w:cs="Times New Roman"/>
          <w:lang w:val="en-GB"/>
        </w:rPr>
        <w:t xml:space="preserve"> </w:t>
      </w:r>
      <w:r w:rsidRPr="00E6584A">
        <w:rPr>
          <w:rFonts w:ascii="Times New Roman" w:hAnsi="Times New Roman" w:cs="Times New Roman"/>
          <w:b/>
          <w:bCs/>
          <w:lang w:val="en-GB"/>
        </w:rPr>
        <w:t>11,</w:t>
      </w:r>
      <w:r w:rsidRPr="00E6584A">
        <w:rPr>
          <w:rFonts w:ascii="Times New Roman" w:hAnsi="Times New Roman" w:cs="Times New Roman"/>
          <w:lang w:val="en-GB"/>
        </w:rPr>
        <w:t xml:space="preserve"> (2019).</w:t>
      </w:r>
    </w:p>
    <w:p w14:paraId="13E31DC4"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lastRenderedPageBreak/>
        <w:t>13.</w:t>
      </w:r>
      <w:r w:rsidRPr="00E6584A">
        <w:rPr>
          <w:rFonts w:ascii="Times New Roman" w:hAnsi="Times New Roman" w:cs="Times New Roman"/>
          <w:lang w:val="en-GB"/>
        </w:rPr>
        <w:tab/>
        <w:t xml:space="preserve">Nie, K., Ma, K., Luo, W., Shen, Z., Yang, Z., Xiao, M., Tong, T., Yang, Y. &amp; Wang, X. Roseburia intestinalis: A Beneficial Gut Organism From the Discoveries in Genus and Species. </w:t>
      </w:r>
      <w:r w:rsidRPr="00E6584A">
        <w:rPr>
          <w:rFonts w:ascii="Times New Roman" w:hAnsi="Times New Roman" w:cs="Times New Roman"/>
          <w:i/>
          <w:iCs/>
          <w:lang w:val="en-GB"/>
        </w:rPr>
        <w:t>Frontiers in Cellular and Infection Microbiology</w:t>
      </w:r>
      <w:r w:rsidRPr="00E6584A">
        <w:rPr>
          <w:rFonts w:ascii="Times New Roman" w:hAnsi="Times New Roman" w:cs="Times New Roman"/>
          <w:lang w:val="en-GB"/>
        </w:rPr>
        <w:t xml:space="preserve"> </w:t>
      </w:r>
      <w:r w:rsidRPr="00E6584A">
        <w:rPr>
          <w:rFonts w:ascii="Times New Roman" w:hAnsi="Times New Roman" w:cs="Times New Roman"/>
          <w:b/>
          <w:bCs/>
          <w:lang w:val="en-GB"/>
        </w:rPr>
        <w:t>11,</w:t>
      </w:r>
      <w:r w:rsidRPr="00E6584A">
        <w:rPr>
          <w:rFonts w:ascii="Times New Roman" w:hAnsi="Times New Roman" w:cs="Times New Roman"/>
          <w:lang w:val="en-GB"/>
        </w:rPr>
        <w:t xml:space="preserve"> 1147 (2021).</w:t>
      </w:r>
    </w:p>
    <w:p w14:paraId="0AF9A652"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14.</w:t>
      </w:r>
      <w:r w:rsidRPr="00E6584A">
        <w:rPr>
          <w:rFonts w:ascii="Times New Roman" w:hAnsi="Times New Roman" w:cs="Times New Roman"/>
          <w:lang w:val="en-GB"/>
        </w:rPr>
        <w:tab/>
        <w:t xml:space="preserve">Zhang, C., Ma, K., Nie, K., Deng, M., Luo, W., Wu, X., Huang, Y. &amp; Wang, X. Assessment of the safety and probiotic properties of Roseburia intestinalis: A potential “Next Generation Probiotic”. </w:t>
      </w:r>
      <w:r w:rsidRPr="00E6584A">
        <w:rPr>
          <w:rFonts w:ascii="Times New Roman" w:hAnsi="Times New Roman" w:cs="Times New Roman"/>
          <w:i/>
          <w:iCs/>
          <w:lang w:val="en-GB"/>
        </w:rPr>
        <w:t>Frontiers in Microbiology</w:t>
      </w:r>
      <w:r w:rsidRPr="00E6584A">
        <w:rPr>
          <w:rFonts w:ascii="Times New Roman" w:hAnsi="Times New Roman" w:cs="Times New Roman"/>
          <w:lang w:val="en-GB"/>
        </w:rPr>
        <w:t xml:space="preserve"> </w:t>
      </w:r>
      <w:r w:rsidRPr="00E6584A">
        <w:rPr>
          <w:rFonts w:ascii="Times New Roman" w:hAnsi="Times New Roman" w:cs="Times New Roman"/>
          <w:b/>
          <w:bCs/>
          <w:lang w:val="en-GB"/>
        </w:rPr>
        <w:t>13,</w:t>
      </w:r>
      <w:r w:rsidRPr="00E6584A">
        <w:rPr>
          <w:rFonts w:ascii="Times New Roman" w:hAnsi="Times New Roman" w:cs="Times New Roman"/>
          <w:lang w:val="en-GB"/>
        </w:rPr>
        <w:t xml:space="preserve"> (2022).</w:t>
      </w:r>
    </w:p>
    <w:p w14:paraId="266E6185"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15.</w:t>
      </w:r>
      <w:r w:rsidRPr="00E6584A">
        <w:rPr>
          <w:rFonts w:ascii="Times New Roman" w:hAnsi="Times New Roman" w:cs="Times New Roman"/>
          <w:lang w:val="en-GB"/>
        </w:rPr>
        <w:tab/>
        <w:t xml:space="preserve">Hillman, E. T., Kozik, A. J., Hooker, C. A., Burnett, J. L., Heo, Y., Kiesel, V. A., Nevins, C. J., Oshiro, J. M. K. I., Robins, M. M., Thakkar, R. D., Wu, S. T. &amp; Lindemann, S. R. Comparative genomics of the genus Roseburia reveals divergent biosynthetic pathways that may influence colonic competition among species. </w:t>
      </w:r>
      <w:r w:rsidRPr="00E6584A">
        <w:rPr>
          <w:rFonts w:ascii="Times New Roman" w:hAnsi="Times New Roman" w:cs="Times New Roman"/>
          <w:i/>
          <w:iCs/>
          <w:lang w:val="en-GB"/>
        </w:rPr>
        <w:t>Microbial Genomics</w:t>
      </w:r>
      <w:r w:rsidRPr="00E6584A">
        <w:rPr>
          <w:rFonts w:ascii="Times New Roman" w:hAnsi="Times New Roman" w:cs="Times New Roman"/>
          <w:lang w:val="en-GB"/>
        </w:rPr>
        <w:t xml:space="preserve"> </w:t>
      </w:r>
      <w:r w:rsidRPr="00E6584A">
        <w:rPr>
          <w:rFonts w:ascii="Times New Roman" w:hAnsi="Times New Roman" w:cs="Times New Roman"/>
          <w:b/>
          <w:bCs/>
          <w:lang w:val="en-GB"/>
        </w:rPr>
        <w:t>6,</w:t>
      </w:r>
      <w:r w:rsidRPr="00E6584A">
        <w:rPr>
          <w:rFonts w:ascii="Times New Roman" w:hAnsi="Times New Roman" w:cs="Times New Roman"/>
          <w:lang w:val="en-GB"/>
        </w:rPr>
        <w:t xml:space="preserve"> 7–24 (2020).</w:t>
      </w:r>
    </w:p>
    <w:p w14:paraId="739FFAF6"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16.</w:t>
      </w:r>
      <w:r w:rsidRPr="00E6584A">
        <w:rPr>
          <w:rFonts w:ascii="Times New Roman" w:hAnsi="Times New Roman" w:cs="Times New Roman"/>
          <w:lang w:val="en-GB"/>
        </w:rPr>
        <w:tab/>
        <w:t xml:space="preserve">Soto-Martin, E. C., Warnke, I., Farquharson, F. M., Christodoulou, M., Horgan, G., Derrien, M., Faurie, J.-M., Flint, H. J., Duncan, S. H. &amp; Louis, P. Vitamin Biosynthesis by Human Gut Butyrate-Producing Bacteria and Cross-Feeding in Synthetic Microbial Communities. </w:t>
      </w:r>
      <w:r w:rsidRPr="00E6584A">
        <w:rPr>
          <w:rFonts w:ascii="Times New Roman" w:hAnsi="Times New Roman" w:cs="Times New Roman"/>
          <w:i/>
          <w:iCs/>
          <w:lang w:val="en-GB"/>
        </w:rPr>
        <w:t>mBio</w:t>
      </w:r>
      <w:r w:rsidRPr="00E6584A">
        <w:rPr>
          <w:rFonts w:ascii="Times New Roman" w:hAnsi="Times New Roman" w:cs="Times New Roman"/>
          <w:lang w:val="en-GB"/>
        </w:rPr>
        <w:t xml:space="preserve"> </w:t>
      </w:r>
      <w:r w:rsidRPr="00E6584A">
        <w:rPr>
          <w:rFonts w:ascii="Times New Roman" w:hAnsi="Times New Roman" w:cs="Times New Roman"/>
          <w:b/>
          <w:bCs/>
          <w:lang w:val="en-GB"/>
        </w:rPr>
        <w:t>11,</w:t>
      </w:r>
      <w:r w:rsidRPr="00E6584A">
        <w:rPr>
          <w:rFonts w:ascii="Times New Roman" w:hAnsi="Times New Roman" w:cs="Times New Roman"/>
          <w:lang w:val="en-GB"/>
        </w:rPr>
        <w:t xml:space="preserve"> (2020).</w:t>
      </w:r>
    </w:p>
    <w:p w14:paraId="5B6BB2CA"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17.</w:t>
      </w:r>
      <w:r w:rsidRPr="00E6584A">
        <w:rPr>
          <w:rFonts w:ascii="Times New Roman" w:hAnsi="Times New Roman" w:cs="Times New Roman"/>
          <w:lang w:val="en-GB"/>
        </w:rPr>
        <w:tab/>
        <w:t xml:space="preserve">Chen, H., Zhang, S. M., Schwarzschild, M. A., Hernán, M. A., Logroscino, G., Willett, W. C. &amp; Ascherio, A. Folate Intake and Risk of Parkinson’s Disease. </w:t>
      </w:r>
      <w:r w:rsidRPr="00E6584A">
        <w:rPr>
          <w:rFonts w:ascii="Times New Roman" w:hAnsi="Times New Roman" w:cs="Times New Roman"/>
          <w:i/>
          <w:iCs/>
          <w:lang w:val="en-GB"/>
        </w:rPr>
        <w:t>American Journal of Epidemiology</w:t>
      </w:r>
      <w:r w:rsidRPr="00E6584A">
        <w:rPr>
          <w:rFonts w:ascii="Times New Roman" w:hAnsi="Times New Roman" w:cs="Times New Roman"/>
          <w:lang w:val="en-GB"/>
        </w:rPr>
        <w:t xml:space="preserve"> </w:t>
      </w:r>
      <w:r w:rsidRPr="00E6584A">
        <w:rPr>
          <w:rFonts w:ascii="Times New Roman" w:hAnsi="Times New Roman" w:cs="Times New Roman"/>
          <w:b/>
          <w:bCs/>
          <w:lang w:val="en-GB"/>
        </w:rPr>
        <w:t>160,</w:t>
      </w:r>
      <w:r w:rsidRPr="00E6584A">
        <w:rPr>
          <w:rFonts w:ascii="Times New Roman" w:hAnsi="Times New Roman" w:cs="Times New Roman"/>
          <w:lang w:val="en-GB"/>
        </w:rPr>
        <w:t xml:space="preserve"> 368–375 (2004).</w:t>
      </w:r>
    </w:p>
    <w:p w14:paraId="4DB6E04D"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18.</w:t>
      </w:r>
      <w:r w:rsidRPr="00E6584A">
        <w:rPr>
          <w:rFonts w:ascii="Times New Roman" w:hAnsi="Times New Roman" w:cs="Times New Roman"/>
          <w:lang w:val="en-GB"/>
        </w:rPr>
        <w:tab/>
        <w:t xml:space="preserve">Rosario, D., Bidkhori, G., Lee, S., Bedarf, J., Hildebrand, F., Le Chatelier, E., Uhlen, M., Ehrlich, S. D., Proctor, G., Wüllner, U., Mardinoglu, A. &amp; Shoaie, S. Systematic analysis of gut microbiome reveals the role of bacterial folate and homocysteine metabolism in Parkinson’s disease. </w:t>
      </w:r>
      <w:r w:rsidRPr="00E6584A">
        <w:rPr>
          <w:rFonts w:ascii="Times New Roman" w:hAnsi="Times New Roman" w:cs="Times New Roman"/>
          <w:i/>
          <w:iCs/>
          <w:lang w:val="en-GB"/>
        </w:rPr>
        <w:t>Cell Reports</w:t>
      </w:r>
      <w:r w:rsidRPr="00E6584A">
        <w:rPr>
          <w:rFonts w:ascii="Times New Roman" w:hAnsi="Times New Roman" w:cs="Times New Roman"/>
          <w:lang w:val="en-GB"/>
        </w:rPr>
        <w:t xml:space="preserve"> </w:t>
      </w:r>
      <w:r w:rsidRPr="00E6584A">
        <w:rPr>
          <w:rFonts w:ascii="Times New Roman" w:hAnsi="Times New Roman" w:cs="Times New Roman"/>
          <w:b/>
          <w:bCs/>
          <w:lang w:val="en-GB"/>
        </w:rPr>
        <w:t>34,</w:t>
      </w:r>
      <w:r w:rsidRPr="00E6584A">
        <w:rPr>
          <w:rFonts w:ascii="Times New Roman" w:hAnsi="Times New Roman" w:cs="Times New Roman"/>
          <w:lang w:val="en-GB"/>
        </w:rPr>
        <w:t xml:space="preserve"> 108807 (2021).</w:t>
      </w:r>
    </w:p>
    <w:p w14:paraId="7BC7B98B"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19.</w:t>
      </w:r>
      <w:r w:rsidRPr="00E6584A">
        <w:rPr>
          <w:rFonts w:ascii="Times New Roman" w:hAnsi="Times New Roman" w:cs="Times New Roman"/>
          <w:lang w:val="en-GB"/>
        </w:rPr>
        <w:tab/>
        <w:t xml:space="preserve">Xu, F., Cheng, Y., Ruan, G., Fan, L., Tian, Y., Xiao, Z., Chen, D. &amp; Wei, Y. New pathway ameliorating ulcerative colitis: focus on Roseburia intestinalis and the gut–brain axis. </w:t>
      </w:r>
      <w:r w:rsidRPr="00E6584A">
        <w:rPr>
          <w:rFonts w:ascii="Times New Roman" w:hAnsi="Times New Roman" w:cs="Times New Roman"/>
          <w:i/>
          <w:iCs/>
          <w:lang w:val="en-GB"/>
        </w:rPr>
        <w:t>Therapeutic Advances in Gastroenterology</w:t>
      </w:r>
      <w:r w:rsidRPr="00E6584A">
        <w:rPr>
          <w:rFonts w:ascii="Times New Roman" w:hAnsi="Times New Roman" w:cs="Times New Roman"/>
          <w:lang w:val="en-GB"/>
        </w:rPr>
        <w:t xml:space="preserve"> </w:t>
      </w:r>
      <w:r w:rsidRPr="00E6584A">
        <w:rPr>
          <w:rFonts w:ascii="Times New Roman" w:hAnsi="Times New Roman" w:cs="Times New Roman"/>
          <w:b/>
          <w:bCs/>
          <w:lang w:val="en-GB"/>
        </w:rPr>
        <w:t>14,</w:t>
      </w:r>
      <w:r w:rsidRPr="00E6584A">
        <w:rPr>
          <w:rFonts w:ascii="Times New Roman" w:hAnsi="Times New Roman" w:cs="Times New Roman"/>
          <w:lang w:val="en-GB"/>
        </w:rPr>
        <w:t xml:space="preserve"> (2021).</w:t>
      </w:r>
    </w:p>
    <w:p w14:paraId="382605F4"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20.</w:t>
      </w:r>
      <w:r w:rsidRPr="00E6584A">
        <w:rPr>
          <w:rFonts w:ascii="Times New Roman" w:hAnsi="Times New Roman" w:cs="Times New Roman"/>
          <w:lang w:val="en-GB"/>
        </w:rPr>
        <w:tab/>
        <w:t xml:space="preserve">Plugge, C. M. Anoxic media design, preparation, and considerations. </w:t>
      </w:r>
      <w:r w:rsidRPr="00E6584A">
        <w:rPr>
          <w:rFonts w:ascii="Times New Roman" w:hAnsi="Times New Roman" w:cs="Times New Roman"/>
          <w:i/>
          <w:iCs/>
          <w:lang w:val="en-GB"/>
        </w:rPr>
        <w:t>Methods in Enzymology</w:t>
      </w:r>
      <w:r w:rsidRPr="00E6584A">
        <w:rPr>
          <w:rFonts w:ascii="Times New Roman" w:hAnsi="Times New Roman" w:cs="Times New Roman"/>
          <w:lang w:val="en-GB"/>
        </w:rPr>
        <w:t xml:space="preserve"> </w:t>
      </w:r>
      <w:r w:rsidRPr="00E6584A">
        <w:rPr>
          <w:rFonts w:ascii="Times New Roman" w:hAnsi="Times New Roman" w:cs="Times New Roman"/>
          <w:b/>
          <w:bCs/>
          <w:lang w:val="en-GB"/>
        </w:rPr>
        <w:t>397,</w:t>
      </w:r>
      <w:r w:rsidRPr="00E6584A">
        <w:rPr>
          <w:rFonts w:ascii="Times New Roman" w:hAnsi="Times New Roman" w:cs="Times New Roman"/>
          <w:lang w:val="en-GB"/>
        </w:rPr>
        <w:t xml:space="preserve"> 3–16 Preprint at https://doi.org/10.1016/S0076-6879(05)97001-8 (2005)</w:t>
      </w:r>
    </w:p>
    <w:p w14:paraId="25BF303E"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lastRenderedPageBreak/>
        <w:t>21.</w:t>
      </w:r>
      <w:r w:rsidRPr="00E6584A">
        <w:rPr>
          <w:rFonts w:ascii="Times New Roman" w:hAnsi="Times New Roman" w:cs="Times New Roman"/>
          <w:lang w:val="en-GB"/>
        </w:rPr>
        <w:tab/>
        <w:t xml:space="preserve">Michel, C., Kravtchenko, T. P., David, A., Gueneau, S., Kozlowski, F. &amp; Cherbut, C. In vitro prebiotic effects of Acacia gums onto the human intestinal microbiota depends on both botanical origin and environmental pH. </w:t>
      </w:r>
      <w:r w:rsidRPr="00E6584A">
        <w:rPr>
          <w:rFonts w:ascii="Times New Roman" w:hAnsi="Times New Roman" w:cs="Times New Roman"/>
          <w:i/>
          <w:iCs/>
          <w:lang w:val="en-GB"/>
        </w:rPr>
        <w:t>Anaerobe</w:t>
      </w:r>
      <w:r w:rsidRPr="00E6584A">
        <w:rPr>
          <w:rFonts w:ascii="Times New Roman" w:hAnsi="Times New Roman" w:cs="Times New Roman"/>
          <w:lang w:val="en-GB"/>
        </w:rPr>
        <w:t xml:space="preserve"> </w:t>
      </w:r>
      <w:r w:rsidRPr="00E6584A">
        <w:rPr>
          <w:rFonts w:ascii="Times New Roman" w:hAnsi="Times New Roman" w:cs="Times New Roman"/>
          <w:b/>
          <w:bCs/>
          <w:lang w:val="en-GB"/>
        </w:rPr>
        <w:t>4,</w:t>
      </w:r>
      <w:r w:rsidRPr="00E6584A">
        <w:rPr>
          <w:rFonts w:ascii="Times New Roman" w:hAnsi="Times New Roman" w:cs="Times New Roman"/>
          <w:lang w:val="en-GB"/>
        </w:rPr>
        <w:t xml:space="preserve"> 257–66 (1998).</w:t>
      </w:r>
    </w:p>
    <w:p w14:paraId="32AA82C1"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22.</w:t>
      </w:r>
      <w:r w:rsidRPr="00E6584A">
        <w:rPr>
          <w:rFonts w:ascii="Times New Roman" w:hAnsi="Times New Roman" w:cs="Times New Roman"/>
          <w:lang w:val="en-GB"/>
        </w:rPr>
        <w:tab/>
        <w:t xml:space="preserve">Bircher, L., Schwab, C., Geirnaert, A. &amp; Lacroix, C. Cryopreservation of artificial gut microbiota produced with in vitro fermentation technology. </w:t>
      </w:r>
      <w:r w:rsidRPr="00E6584A">
        <w:rPr>
          <w:rFonts w:ascii="Times New Roman" w:hAnsi="Times New Roman" w:cs="Times New Roman"/>
          <w:i/>
          <w:iCs/>
          <w:lang w:val="en-GB"/>
        </w:rPr>
        <w:t>Microbial Biotechnology</w:t>
      </w:r>
      <w:r w:rsidRPr="00E6584A">
        <w:rPr>
          <w:rFonts w:ascii="Times New Roman" w:hAnsi="Times New Roman" w:cs="Times New Roman"/>
          <w:lang w:val="en-GB"/>
        </w:rPr>
        <w:t xml:space="preserve"> </w:t>
      </w:r>
      <w:r w:rsidRPr="00E6584A">
        <w:rPr>
          <w:rFonts w:ascii="Times New Roman" w:hAnsi="Times New Roman" w:cs="Times New Roman"/>
          <w:b/>
          <w:bCs/>
          <w:lang w:val="en-GB"/>
        </w:rPr>
        <w:t>11,</w:t>
      </w:r>
      <w:r w:rsidRPr="00E6584A">
        <w:rPr>
          <w:rFonts w:ascii="Times New Roman" w:hAnsi="Times New Roman" w:cs="Times New Roman"/>
          <w:lang w:val="en-GB"/>
        </w:rPr>
        <w:t xml:space="preserve"> 163–175 (2018).</w:t>
      </w:r>
    </w:p>
    <w:p w14:paraId="526703D9"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23.</w:t>
      </w:r>
      <w:r w:rsidRPr="00E6584A">
        <w:rPr>
          <w:rFonts w:ascii="Times New Roman" w:hAnsi="Times New Roman" w:cs="Times New Roman"/>
          <w:lang w:val="en-GB"/>
        </w:rPr>
        <w:tab/>
        <w:t xml:space="preserve">Zünd, J. N., Plüss, S., Mujezinovic, D., Menzi, C., von Bieberstein, P. R., de Wouters, T., Lacroix, C., Leventhal, G. E. &amp; Pugin, B. A flexible high-throughput cultivation protocol to assess the response of individuals’ gut microbiota to diet-, drug-, and host-related factors. </w:t>
      </w:r>
      <w:r w:rsidRPr="00E6584A">
        <w:rPr>
          <w:rFonts w:ascii="Times New Roman" w:hAnsi="Times New Roman" w:cs="Times New Roman"/>
          <w:i/>
          <w:iCs/>
          <w:lang w:val="en-GB"/>
        </w:rPr>
        <w:t>ISME Communications</w:t>
      </w:r>
      <w:r w:rsidRPr="00E6584A">
        <w:rPr>
          <w:rFonts w:ascii="Times New Roman" w:hAnsi="Times New Roman" w:cs="Times New Roman"/>
          <w:lang w:val="en-GB"/>
        </w:rPr>
        <w:t xml:space="preserve"> </w:t>
      </w:r>
      <w:r w:rsidRPr="00E6584A">
        <w:rPr>
          <w:rFonts w:ascii="Times New Roman" w:hAnsi="Times New Roman" w:cs="Times New Roman"/>
          <w:b/>
          <w:bCs/>
          <w:lang w:val="en-GB"/>
        </w:rPr>
        <w:t>4,</w:t>
      </w:r>
      <w:r w:rsidRPr="00E6584A">
        <w:rPr>
          <w:rFonts w:ascii="Times New Roman" w:hAnsi="Times New Roman" w:cs="Times New Roman"/>
          <w:lang w:val="en-GB"/>
        </w:rPr>
        <w:t xml:space="preserve"> (2024).</w:t>
      </w:r>
    </w:p>
    <w:p w14:paraId="550B7E96"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24.</w:t>
      </w:r>
      <w:r w:rsidRPr="00E6584A">
        <w:rPr>
          <w:rFonts w:ascii="Times New Roman" w:hAnsi="Times New Roman" w:cs="Times New Roman"/>
          <w:lang w:val="en-GB"/>
        </w:rPr>
        <w:tab/>
        <w:t xml:space="preserve">Edelmann, M., Kariluoto, S., Nyström, L. &amp; Piironen, V. Folate in oats and its milling fractions. </w:t>
      </w:r>
      <w:r w:rsidRPr="00E6584A">
        <w:rPr>
          <w:rFonts w:ascii="Times New Roman" w:hAnsi="Times New Roman" w:cs="Times New Roman"/>
          <w:i/>
          <w:iCs/>
          <w:lang w:val="en-GB"/>
        </w:rPr>
        <w:t>Food Chemistry</w:t>
      </w:r>
      <w:r w:rsidRPr="00E6584A">
        <w:rPr>
          <w:rFonts w:ascii="Times New Roman" w:hAnsi="Times New Roman" w:cs="Times New Roman"/>
          <w:lang w:val="en-GB"/>
        </w:rPr>
        <w:t xml:space="preserve"> </w:t>
      </w:r>
      <w:r w:rsidRPr="00E6584A">
        <w:rPr>
          <w:rFonts w:ascii="Times New Roman" w:hAnsi="Times New Roman" w:cs="Times New Roman"/>
          <w:b/>
          <w:bCs/>
          <w:lang w:val="en-GB"/>
        </w:rPr>
        <w:t>135,</w:t>
      </w:r>
      <w:r w:rsidRPr="00E6584A">
        <w:rPr>
          <w:rFonts w:ascii="Times New Roman" w:hAnsi="Times New Roman" w:cs="Times New Roman"/>
          <w:lang w:val="en-GB"/>
        </w:rPr>
        <w:t xml:space="preserve"> 1938–1947 (2012).</w:t>
      </w:r>
    </w:p>
    <w:p w14:paraId="350429C4"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25.</w:t>
      </w:r>
      <w:r w:rsidRPr="00E6584A">
        <w:rPr>
          <w:rFonts w:ascii="Times New Roman" w:hAnsi="Times New Roman" w:cs="Times New Roman"/>
          <w:lang w:val="en-GB"/>
        </w:rPr>
        <w:tab/>
        <w:t xml:space="preserve">Liu, F., Edelmann, M., Piironen, V. &amp; Kariluoto, S. 5-Methyltetrahydrofolate Is a Crucial Factor in Determining the Bioaccessibility of Folate in Bread. </w:t>
      </w:r>
      <w:r w:rsidRPr="00E6584A">
        <w:rPr>
          <w:rFonts w:ascii="Times New Roman" w:hAnsi="Times New Roman" w:cs="Times New Roman"/>
          <w:i/>
          <w:iCs/>
          <w:lang w:val="en-GB"/>
        </w:rPr>
        <w:t>Journal of Agricultural and Food Chemistry</w:t>
      </w:r>
      <w:r w:rsidRPr="00E6584A">
        <w:rPr>
          <w:rFonts w:ascii="Times New Roman" w:hAnsi="Times New Roman" w:cs="Times New Roman"/>
          <w:lang w:val="en-GB"/>
        </w:rPr>
        <w:t xml:space="preserve"> </w:t>
      </w:r>
      <w:r w:rsidRPr="00E6584A">
        <w:rPr>
          <w:rFonts w:ascii="Times New Roman" w:hAnsi="Times New Roman" w:cs="Times New Roman"/>
          <w:b/>
          <w:bCs/>
          <w:lang w:val="en-GB"/>
        </w:rPr>
        <w:t>70,</w:t>
      </w:r>
      <w:r w:rsidRPr="00E6584A">
        <w:rPr>
          <w:rFonts w:ascii="Times New Roman" w:hAnsi="Times New Roman" w:cs="Times New Roman"/>
          <w:lang w:val="en-GB"/>
        </w:rPr>
        <w:t xml:space="preserve"> 13379–13390 (2022).</w:t>
      </w:r>
    </w:p>
    <w:p w14:paraId="7BC325E8"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26.</w:t>
      </w:r>
      <w:r w:rsidRPr="00E6584A">
        <w:rPr>
          <w:rFonts w:ascii="Times New Roman" w:hAnsi="Times New Roman" w:cs="Times New Roman"/>
          <w:lang w:val="en-GB"/>
        </w:rPr>
        <w:tab/>
        <w:t xml:space="preserve">Kundra, P., Geirnaert, A., Pugin, B., Morales Martinez, P., Lacroix, C. &amp; Greppi, A. Healthy adult gut microbiota sustains its own vitamin B12 requirement in an in vitro batch fermentation model. </w:t>
      </w:r>
      <w:r w:rsidRPr="00E6584A">
        <w:rPr>
          <w:rFonts w:ascii="Times New Roman" w:hAnsi="Times New Roman" w:cs="Times New Roman"/>
          <w:i/>
          <w:iCs/>
          <w:lang w:val="en-GB"/>
        </w:rPr>
        <w:t>Frontiers in Nutrition</w:t>
      </w:r>
      <w:r w:rsidRPr="00E6584A">
        <w:rPr>
          <w:rFonts w:ascii="Times New Roman" w:hAnsi="Times New Roman" w:cs="Times New Roman"/>
          <w:lang w:val="en-GB"/>
        </w:rPr>
        <w:t xml:space="preserve"> </w:t>
      </w:r>
      <w:r w:rsidRPr="00E6584A">
        <w:rPr>
          <w:rFonts w:ascii="Times New Roman" w:hAnsi="Times New Roman" w:cs="Times New Roman"/>
          <w:b/>
          <w:bCs/>
          <w:lang w:val="en-GB"/>
        </w:rPr>
        <w:t>9,</w:t>
      </w:r>
      <w:r w:rsidRPr="00E6584A">
        <w:rPr>
          <w:rFonts w:ascii="Times New Roman" w:hAnsi="Times New Roman" w:cs="Times New Roman"/>
          <w:lang w:val="en-GB"/>
        </w:rPr>
        <w:t xml:space="preserve"> 2940 (2022).</w:t>
      </w:r>
    </w:p>
    <w:p w14:paraId="08923018"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27.</w:t>
      </w:r>
      <w:r w:rsidRPr="00E6584A">
        <w:rPr>
          <w:rFonts w:ascii="Times New Roman" w:hAnsi="Times New Roman" w:cs="Times New Roman"/>
          <w:lang w:val="en-GB"/>
        </w:rPr>
        <w:tab/>
        <w:t xml:space="preserve">Fierer, N., Jackson, J. A., Vilgalys, R. &amp; Jackson, R. B. Assessment of soil microbial community structure by use of taxon-specific quantitative PCR assays. </w:t>
      </w:r>
      <w:r w:rsidRPr="00E6584A">
        <w:rPr>
          <w:rFonts w:ascii="Times New Roman" w:hAnsi="Times New Roman" w:cs="Times New Roman"/>
          <w:i/>
          <w:iCs/>
          <w:lang w:val="en-GB"/>
        </w:rPr>
        <w:t>Applied and environmental microbiology</w:t>
      </w:r>
      <w:r w:rsidRPr="00E6584A">
        <w:rPr>
          <w:rFonts w:ascii="Times New Roman" w:hAnsi="Times New Roman" w:cs="Times New Roman"/>
          <w:lang w:val="en-GB"/>
        </w:rPr>
        <w:t xml:space="preserve"> </w:t>
      </w:r>
      <w:r w:rsidRPr="00E6584A">
        <w:rPr>
          <w:rFonts w:ascii="Times New Roman" w:hAnsi="Times New Roman" w:cs="Times New Roman"/>
          <w:b/>
          <w:bCs/>
          <w:lang w:val="en-GB"/>
        </w:rPr>
        <w:t>71,</w:t>
      </w:r>
      <w:r w:rsidRPr="00E6584A">
        <w:rPr>
          <w:rFonts w:ascii="Times New Roman" w:hAnsi="Times New Roman" w:cs="Times New Roman"/>
          <w:lang w:val="en-GB"/>
        </w:rPr>
        <w:t xml:space="preserve"> 4117–4120 (2005).</w:t>
      </w:r>
    </w:p>
    <w:p w14:paraId="6B4BB11A"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28.</w:t>
      </w:r>
      <w:r w:rsidRPr="00E6584A">
        <w:rPr>
          <w:rFonts w:ascii="Times New Roman" w:hAnsi="Times New Roman" w:cs="Times New Roman"/>
          <w:lang w:val="en-GB"/>
        </w:rPr>
        <w:tab/>
        <w:t xml:space="preserve">Dreier, M., Berthoud, H., Shani, N., Wechsler, D. &amp; Junier, P. SpeciesPrimer: A bioinformatics pipeline dedicated to the design of qPCR primers for the quantification of bacterial species. </w:t>
      </w:r>
      <w:r w:rsidRPr="00E6584A">
        <w:rPr>
          <w:rFonts w:ascii="Times New Roman" w:hAnsi="Times New Roman" w:cs="Times New Roman"/>
          <w:i/>
          <w:iCs/>
          <w:lang w:val="en-GB"/>
        </w:rPr>
        <w:t>PeerJ</w:t>
      </w:r>
      <w:r w:rsidRPr="00E6584A">
        <w:rPr>
          <w:rFonts w:ascii="Times New Roman" w:hAnsi="Times New Roman" w:cs="Times New Roman"/>
          <w:lang w:val="en-GB"/>
        </w:rPr>
        <w:t xml:space="preserve"> </w:t>
      </w:r>
      <w:r w:rsidRPr="00E6584A">
        <w:rPr>
          <w:rFonts w:ascii="Times New Roman" w:hAnsi="Times New Roman" w:cs="Times New Roman"/>
          <w:b/>
          <w:bCs/>
          <w:lang w:val="en-GB"/>
        </w:rPr>
        <w:t>8,</w:t>
      </w:r>
      <w:r w:rsidRPr="00E6584A">
        <w:rPr>
          <w:rFonts w:ascii="Times New Roman" w:hAnsi="Times New Roman" w:cs="Times New Roman"/>
          <w:lang w:val="en-GB"/>
        </w:rPr>
        <w:t xml:space="preserve"> e8544 (2020).</w:t>
      </w:r>
    </w:p>
    <w:p w14:paraId="51D62EFA"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29.</w:t>
      </w:r>
      <w:r w:rsidRPr="00E6584A">
        <w:rPr>
          <w:rFonts w:ascii="Times New Roman" w:hAnsi="Times New Roman" w:cs="Times New Roman"/>
          <w:lang w:val="en-GB"/>
        </w:rPr>
        <w:tab/>
        <w:t xml:space="preserve">Stoddard, S. F., Smith, B. J., Hein, R., Roller, B. R. K. &amp; Schmidt, T. M. rrnDB: improved tools for interpreting rRNA gene abundance in bacteria and archaea and a new foundation for future development. </w:t>
      </w:r>
      <w:r w:rsidRPr="00E6584A">
        <w:rPr>
          <w:rFonts w:ascii="Times New Roman" w:hAnsi="Times New Roman" w:cs="Times New Roman"/>
          <w:i/>
          <w:iCs/>
          <w:lang w:val="en-GB"/>
        </w:rPr>
        <w:t>Nucleic acids research</w:t>
      </w:r>
      <w:r w:rsidRPr="00E6584A">
        <w:rPr>
          <w:rFonts w:ascii="Times New Roman" w:hAnsi="Times New Roman" w:cs="Times New Roman"/>
          <w:lang w:val="en-GB"/>
        </w:rPr>
        <w:t xml:space="preserve"> </w:t>
      </w:r>
      <w:r w:rsidRPr="00E6584A">
        <w:rPr>
          <w:rFonts w:ascii="Times New Roman" w:hAnsi="Times New Roman" w:cs="Times New Roman"/>
          <w:b/>
          <w:bCs/>
          <w:lang w:val="en-GB"/>
        </w:rPr>
        <w:t>43,</w:t>
      </w:r>
      <w:r w:rsidRPr="00E6584A">
        <w:rPr>
          <w:rFonts w:ascii="Times New Roman" w:hAnsi="Times New Roman" w:cs="Times New Roman"/>
          <w:lang w:val="en-GB"/>
        </w:rPr>
        <w:t xml:space="preserve"> D593–D598 (2015).</w:t>
      </w:r>
    </w:p>
    <w:p w14:paraId="20D50277"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lastRenderedPageBreak/>
        <w:t>30.</w:t>
      </w:r>
      <w:r w:rsidRPr="00E6584A">
        <w:rPr>
          <w:rFonts w:ascii="Times New Roman" w:hAnsi="Times New Roman" w:cs="Times New Roman"/>
          <w:lang w:val="en-GB"/>
        </w:rPr>
        <w:tab/>
        <w:t xml:space="preserve">Caporaso, J. G., Lauber, C. L., Walters, W. A., Berg-Lyons, D., Lozupone, C. A., Turnbaugh, P. J., Fierer, N. &amp; Knight, R. Global patterns of 16S rRNA diversity at a depth of millions of sequences per sample. </w:t>
      </w:r>
      <w:r w:rsidRPr="00E6584A">
        <w:rPr>
          <w:rFonts w:ascii="Times New Roman" w:hAnsi="Times New Roman" w:cs="Times New Roman"/>
          <w:i/>
          <w:iCs/>
          <w:lang w:val="en-GB"/>
        </w:rPr>
        <w:t>Proceedings of the National Academy of Sciences of the United States of America</w:t>
      </w:r>
      <w:r w:rsidRPr="00E6584A">
        <w:rPr>
          <w:rFonts w:ascii="Times New Roman" w:hAnsi="Times New Roman" w:cs="Times New Roman"/>
          <w:lang w:val="en-GB"/>
        </w:rPr>
        <w:t xml:space="preserve"> </w:t>
      </w:r>
      <w:r w:rsidRPr="00E6584A">
        <w:rPr>
          <w:rFonts w:ascii="Times New Roman" w:hAnsi="Times New Roman" w:cs="Times New Roman"/>
          <w:b/>
          <w:bCs/>
          <w:lang w:val="en-GB"/>
        </w:rPr>
        <w:t>108,</w:t>
      </w:r>
      <w:r w:rsidRPr="00E6584A">
        <w:rPr>
          <w:rFonts w:ascii="Times New Roman" w:hAnsi="Times New Roman" w:cs="Times New Roman"/>
          <w:lang w:val="en-GB"/>
        </w:rPr>
        <w:t xml:space="preserve"> 4516–4522 (2011).</w:t>
      </w:r>
    </w:p>
    <w:p w14:paraId="26CC5A4F"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31.</w:t>
      </w:r>
      <w:r w:rsidRPr="00E6584A">
        <w:rPr>
          <w:rFonts w:ascii="Times New Roman" w:hAnsi="Times New Roman" w:cs="Times New Roman"/>
          <w:lang w:val="en-GB"/>
        </w:rPr>
        <w:tab/>
        <w:t xml:space="preserve">Callahan, B. J., McMurdie, P. J., Rosen, M. J., Han, A. W., Johnson, A. J. A. &amp; Holmes, S. P. DADA2: High-resolution sample inference from Illumina amplicon data. </w:t>
      </w:r>
      <w:r w:rsidRPr="00E6584A">
        <w:rPr>
          <w:rFonts w:ascii="Times New Roman" w:hAnsi="Times New Roman" w:cs="Times New Roman"/>
          <w:i/>
          <w:iCs/>
          <w:lang w:val="en-GB"/>
        </w:rPr>
        <w:t>Nature methods</w:t>
      </w:r>
      <w:r w:rsidRPr="00E6584A">
        <w:rPr>
          <w:rFonts w:ascii="Times New Roman" w:hAnsi="Times New Roman" w:cs="Times New Roman"/>
          <w:lang w:val="en-GB"/>
        </w:rPr>
        <w:t xml:space="preserve"> </w:t>
      </w:r>
      <w:r w:rsidRPr="00E6584A">
        <w:rPr>
          <w:rFonts w:ascii="Times New Roman" w:hAnsi="Times New Roman" w:cs="Times New Roman"/>
          <w:b/>
          <w:bCs/>
          <w:lang w:val="en-GB"/>
        </w:rPr>
        <w:t>13,</w:t>
      </w:r>
      <w:r w:rsidRPr="00E6584A">
        <w:rPr>
          <w:rFonts w:ascii="Times New Roman" w:hAnsi="Times New Roman" w:cs="Times New Roman"/>
          <w:lang w:val="en-GB"/>
        </w:rPr>
        <w:t xml:space="preserve"> 581–583 (2016).</w:t>
      </w:r>
    </w:p>
    <w:p w14:paraId="08B162B1"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32.</w:t>
      </w:r>
      <w:r w:rsidRPr="00E6584A">
        <w:rPr>
          <w:rFonts w:ascii="Times New Roman" w:hAnsi="Times New Roman" w:cs="Times New Roman"/>
          <w:lang w:val="en-GB"/>
        </w:rPr>
        <w:tab/>
        <w:t>Constancias, F. &amp; Mahé, F. fconstancias/metabaRpipe: v0.9. (2022). doi:10.5281/ZENODO.6423397</w:t>
      </w:r>
    </w:p>
    <w:p w14:paraId="1823D98C" w14:textId="77777777" w:rsidR="00CB03BE" w:rsidRPr="00A00336"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33.</w:t>
      </w:r>
      <w:r w:rsidRPr="00E6584A">
        <w:rPr>
          <w:rFonts w:ascii="Times New Roman" w:hAnsi="Times New Roman" w:cs="Times New Roman"/>
          <w:lang w:val="en-GB"/>
        </w:rPr>
        <w:tab/>
        <w:t xml:space="preserve">McMurdie, P. J. &amp; Holmes, S. phyloseq: An R Package for Reproducible Interactive Analysis and Graphics of Microbiome Census Data. </w:t>
      </w:r>
      <w:r w:rsidRPr="00A00336">
        <w:rPr>
          <w:rFonts w:ascii="Times New Roman" w:hAnsi="Times New Roman" w:cs="Times New Roman"/>
          <w:i/>
          <w:iCs/>
          <w:lang w:val="en-GB"/>
        </w:rPr>
        <w:t>PLOS ONE</w:t>
      </w:r>
      <w:r w:rsidRPr="00A00336">
        <w:rPr>
          <w:rFonts w:ascii="Times New Roman" w:hAnsi="Times New Roman" w:cs="Times New Roman"/>
          <w:lang w:val="en-GB"/>
        </w:rPr>
        <w:t xml:space="preserve"> </w:t>
      </w:r>
      <w:r w:rsidRPr="00A00336">
        <w:rPr>
          <w:rFonts w:ascii="Times New Roman" w:hAnsi="Times New Roman" w:cs="Times New Roman"/>
          <w:b/>
          <w:bCs/>
          <w:lang w:val="en-GB"/>
        </w:rPr>
        <w:t>8,</w:t>
      </w:r>
      <w:r w:rsidRPr="00A00336">
        <w:rPr>
          <w:rFonts w:ascii="Times New Roman" w:hAnsi="Times New Roman" w:cs="Times New Roman"/>
          <w:lang w:val="en-GB"/>
        </w:rPr>
        <w:t xml:space="preserve"> e61217 (2013).</w:t>
      </w:r>
    </w:p>
    <w:p w14:paraId="325DA102" w14:textId="77777777" w:rsidR="00CB03BE" w:rsidRPr="00E6584A" w:rsidRDefault="00CB03BE" w:rsidP="00B30F68">
      <w:pPr>
        <w:pStyle w:val="Bibliography"/>
        <w:rPr>
          <w:rFonts w:ascii="Times New Roman" w:hAnsi="Times New Roman" w:cs="Times New Roman"/>
          <w:lang w:val="en-GB"/>
        </w:rPr>
      </w:pPr>
      <w:r w:rsidRPr="00A00336">
        <w:rPr>
          <w:rFonts w:ascii="Times New Roman" w:hAnsi="Times New Roman" w:cs="Times New Roman"/>
          <w:lang w:val="en-GB"/>
        </w:rPr>
        <w:t>34.</w:t>
      </w:r>
      <w:r w:rsidRPr="00A00336">
        <w:rPr>
          <w:rFonts w:ascii="Times New Roman" w:hAnsi="Times New Roman" w:cs="Times New Roman"/>
          <w:lang w:val="en-GB"/>
        </w:rPr>
        <w:tab/>
        <w:t xml:space="preserve">Constancias, F. &amp; Sneha-Sundar. fconstancias/DivComAnalyses: v0.9. </w:t>
      </w:r>
      <w:r w:rsidRPr="00E6584A">
        <w:rPr>
          <w:rFonts w:ascii="Times New Roman" w:hAnsi="Times New Roman" w:cs="Times New Roman"/>
          <w:lang w:val="en-GB"/>
        </w:rPr>
        <w:t>(2022). doi:10.5281/ZENODO.6473394</w:t>
      </w:r>
    </w:p>
    <w:p w14:paraId="4CF698B3"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35.</w:t>
      </w:r>
      <w:r w:rsidRPr="00E6584A">
        <w:rPr>
          <w:rFonts w:ascii="Times New Roman" w:hAnsi="Times New Roman" w:cs="Times New Roman"/>
          <w:lang w:val="en-GB"/>
        </w:rPr>
        <w:tab/>
        <w:t>R Core Team. R: A Language and Environment for Statistical Computing. Preprint at (2021)</w:t>
      </w:r>
    </w:p>
    <w:p w14:paraId="2B4CF61A"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36.</w:t>
      </w:r>
      <w:r w:rsidRPr="00E6584A">
        <w:rPr>
          <w:rFonts w:ascii="Times New Roman" w:hAnsi="Times New Roman" w:cs="Times New Roman"/>
          <w:lang w:val="en-GB"/>
        </w:rPr>
        <w:tab/>
        <w:t xml:space="preserve">Maynard, C., Cummins, I., Green, J. &amp; Weinkove, D. A bacterial route for folic acid supplementation. </w:t>
      </w:r>
      <w:r w:rsidRPr="00E6584A">
        <w:rPr>
          <w:rFonts w:ascii="Times New Roman" w:hAnsi="Times New Roman" w:cs="Times New Roman"/>
          <w:i/>
          <w:iCs/>
          <w:lang w:val="en-GB"/>
        </w:rPr>
        <w:t>BMC Biology</w:t>
      </w:r>
      <w:r w:rsidRPr="00E6584A">
        <w:rPr>
          <w:rFonts w:ascii="Times New Roman" w:hAnsi="Times New Roman" w:cs="Times New Roman"/>
          <w:lang w:val="en-GB"/>
        </w:rPr>
        <w:t xml:space="preserve"> </w:t>
      </w:r>
      <w:r w:rsidRPr="00E6584A">
        <w:rPr>
          <w:rFonts w:ascii="Times New Roman" w:hAnsi="Times New Roman" w:cs="Times New Roman"/>
          <w:b/>
          <w:bCs/>
          <w:lang w:val="en-GB"/>
        </w:rPr>
        <w:t>16,</w:t>
      </w:r>
      <w:r w:rsidRPr="00E6584A">
        <w:rPr>
          <w:rFonts w:ascii="Times New Roman" w:hAnsi="Times New Roman" w:cs="Times New Roman"/>
          <w:lang w:val="en-GB"/>
        </w:rPr>
        <w:t xml:space="preserve"> 67 (2018).</w:t>
      </w:r>
    </w:p>
    <w:p w14:paraId="428A0C93"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37.</w:t>
      </w:r>
      <w:r w:rsidRPr="00E6584A">
        <w:rPr>
          <w:rFonts w:ascii="Times New Roman" w:hAnsi="Times New Roman" w:cs="Times New Roman"/>
          <w:lang w:val="en-GB"/>
        </w:rPr>
        <w:tab/>
        <w:t xml:space="preserve">Malinowska, A. M., Schmidt, M., Kok, D. E. &amp; Chmurzynska, A. Ex vivo folate production by fecal bacteria does not predict human blood folate status: Associations between dietary patterns, gut microbiota, and folate metabolism. </w:t>
      </w:r>
      <w:r w:rsidRPr="00E6584A">
        <w:rPr>
          <w:rFonts w:ascii="Times New Roman" w:hAnsi="Times New Roman" w:cs="Times New Roman"/>
          <w:i/>
          <w:iCs/>
          <w:lang w:val="en-GB"/>
        </w:rPr>
        <w:t>Food Research International</w:t>
      </w:r>
      <w:r w:rsidRPr="00E6584A">
        <w:rPr>
          <w:rFonts w:ascii="Times New Roman" w:hAnsi="Times New Roman" w:cs="Times New Roman"/>
          <w:lang w:val="en-GB"/>
        </w:rPr>
        <w:t xml:space="preserve"> </w:t>
      </w:r>
      <w:r w:rsidRPr="00E6584A">
        <w:rPr>
          <w:rFonts w:ascii="Times New Roman" w:hAnsi="Times New Roman" w:cs="Times New Roman"/>
          <w:b/>
          <w:bCs/>
          <w:lang w:val="en-GB"/>
        </w:rPr>
        <w:t>156,</w:t>
      </w:r>
      <w:r w:rsidRPr="00E6584A">
        <w:rPr>
          <w:rFonts w:ascii="Times New Roman" w:hAnsi="Times New Roman" w:cs="Times New Roman"/>
          <w:lang w:val="en-GB"/>
        </w:rPr>
        <w:t xml:space="preserve"> 111290 (2022).</w:t>
      </w:r>
    </w:p>
    <w:p w14:paraId="45114808"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38.</w:t>
      </w:r>
      <w:r w:rsidRPr="00E6584A">
        <w:rPr>
          <w:rFonts w:ascii="Times New Roman" w:hAnsi="Times New Roman" w:cs="Times New Roman"/>
          <w:lang w:val="en-GB"/>
        </w:rPr>
        <w:tab/>
        <w:t xml:space="preserve">Rossi, M., Amaretti, A. &amp; Raimondi, S. Folate Production by Probiotic Bacteria. </w:t>
      </w:r>
      <w:r w:rsidRPr="00E6584A">
        <w:rPr>
          <w:rFonts w:ascii="Times New Roman" w:hAnsi="Times New Roman" w:cs="Times New Roman"/>
          <w:i/>
          <w:iCs/>
          <w:lang w:val="en-GB"/>
        </w:rPr>
        <w:t>Nutrients</w:t>
      </w:r>
      <w:r w:rsidRPr="00E6584A">
        <w:rPr>
          <w:rFonts w:ascii="Times New Roman" w:hAnsi="Times New Roman" w:cs="Times New Roman"/>
          <w:lang w:val="en-GB"/>
        </w:rPr>
        <w:t xml:space="preserve"> </w:t>
      </w:r>
      <w:r w:rsidRPr="00E6584A">
        <w:rPr>
          <w:rFonts w:ascii="Times New Roman" w:hAnsi="Times New Roman" w:cs="Times New Roman"/>
          <w:b/>
          <w:bCs/>
          <w:lang w:val="en-GB"/>
        </w:rPr>
        <w:t>3,</w:t>
      </w:r>
      <w:r w:rsidRPr="00E6584A">
        <w:rPr>
          <w:rFonts w:ascii="Times New Roman" w:hAnsi="Times New Roman" w:cs="Times New Roman"/>
          <w:lang w:val="en-GB"/>
        </w:rPr>
        <w:t xml:space="preserve"> 118–134 (2011).</w:t>
      </w:r>
    </w:p>
    <w:p w14:paraId="43053293"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39.</w:t>
      </w:r>
      <w:r w:rsidRPr="00E6584A">
        <w:rPr>
          <w:rFonts w:ascii="Times New Roman" w:hAnsi="Times New Roman" w:cs="Times New Roman"/>
          <w:lang w:val="en-GB"/>
        </w:rPr>
        <w:tab/>
        <w:t xml:space="preserve">Sugahara, H., Odamaki, T., Hashikura, N., Abe, F. &amp; Xiao, J. Z. Differences in folate production by bifidobacteria ofdifferent origins. </w:t>
      </w:r>
      <w:r w:rsidRPr="00E6584A">
        <w:rPr>
          <w:rFonts w:ascii="Times New Roman" w:hAnsi="Times New Roman" w:cs="Times New Roman"/>
          <w:i/>
          <w:iCs/>
          <w:lang w:val="en-GB"/>
        </w:rPr>
        <w:t>Bioscience of Microbiota, Food and Health</w:t>
      </w:r>
      <w:r w:rsidRPr="00E6584A">
        <w:rPr>
          <w:rFonts w:ascii="Times New Roman" w:hAnsi="Times New Roman" w:cs="Times New Roman"/>
          <w:lang w:val="en-GB"/>
        </w:rPr>
        <w:t xml:space="preserve"> </w:t>
      </w:r>
      <w:r w:rsidRPr="00E6584A">
        <w:rPr>
          <w:rFonts w:ascii="Times New Roman" w:hAnsi="Times New Roman" w:cs="Times New Roman"/>
          <w:b/>
          <w:bCs/>
          <w:lang w:val="en-GB"/>
        </w:rPr>
        <w:t>34,</w:t>
      </w:r>
      <w:r w:rsidRPr="00E6584A">
        <w:rPr>
          <w:rFonts w:ascii="Times New Roman" w:hAnsi="Times New Roman" w:cs="Times New Roman"/>
          <w:lang w:val="en-GB"/>
        </w:rPr>
        <w:t xml:space="preserve"> 87 (2015).</w:t>
      </w:r>
    </w:p>
    <w:p w14:paraId="3971F8CF"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40.</w:t>
      </w:r>
      <w:r w:rsidRPr="00E6584A">
        <w:rPr>
          <w:rFonts w:ascii="Times New Roman" w:hAnsi="Times New Roman" w:cs="Times New Roman"/>
          <w:lang w:val="en-GB"/>
        </w:rPr>
        <w:tab/>
        <w:t xml:space="preserve">Patanwala, I., King, M. J., Barrett, D. A., Rose, J., Jackson, R., Hudson, M., Philo, M., Dainty, J. R., Wright, A. J. A., Finglas, P. M. &amp; Jones, D. E. Folic acid handling by the human gut: implications for food fortification and supplementation. </w:t>
      </w:r>
      <w:r w:rsidRPr="00E6584A">
        <w:rPr>
          <w:rFonts w:ascii="Times New Roman" w:hAnsi="Times New Roman" w:cs="Times New Roman"/>
          <w:i/>
          <w:iCs/>
          <w:lang w:val="en-GB"/>
        </w:rPr>
        <w:t>The American journal of clinical nutrition</w:t>
      </w:r>
      <w:r w:rsidRPr="00E6584A">
        <w:rPr>
          <w:rFonts w:ascii="Times New Roman" w:hAnsi="Times New Roman" w:cs="Times New Roman"/>
          <w:lang w:val="en-GB"/>
        </w:rPr>
        <w:t xml:space="preserve"> </w:t>
      </w:r>
      <w:r w:rsidRPr="00E6584A">
        <w:rPr>
          <w:rFonts w:ascii="Times New Roman" w:hAnsi="Times New Roman" w:cs="Times New Roman"/>
          <w:b/>
          <w:bCs/>
          <w:lang w:val="en-GB"/>
        </w:rPr>
        <w:t>100,</w:t>
      </w:r>
      <w:r w:rsidRPr="00E6584A">
        <w:rPr>
          <w:rFonts w:ascii="Times New Roman" w:hAnsi="Times New Roman" w:cs="Times New Roman"/>
          <w:lang w:val="en-GB"/>
        </w:rPr>
        <w:t xml:space="preserve"> 593–599 (2014).</w:t>
      </w:r>
    </w:p>
    <w:p w14:paraId="6462FB02"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lastRenderedPageBreak/>
        <w:t>41.</w:t>
      </w:r>
      <w:r w:rsidRPr="00E6584A">
        <w:rPr>
          <w:rFonts w:ascii="Times New Roman" w:hAnsi="Times New Roman" w:cs="Times New Roman"/>
          <w:lang w:val="en-GB"/>
        </w:rPr>
        <w:tab/>
        <w:t xml:space="preserve">Bailey, S. W. &amp; Ayling, J. E. The extremely slow and variable activity of dihydrofolate reductase in human liver and its implications for high folic acid intake. </w:t>
      </w:r>
      <w:r w:rsidRPr="00E6584A">
        <w:rPr>
          <w:rFonts w:ascii="Times New Roman" w:hAnsi="Times New Roman" w:cs="Times New Roman"/>
          <w:i/>
          <w:iCs/>
          <w:lang w:val="en-GB"/>
        </w:rPr>
        <w:t>Proceedings of the National Academy of Sciences of the United States of America</w:t>
      </w:r>
      <w:r w:rsidRPr="00E6584A">
        <w:rPr>
          <w:rFonts w:ascii="Times New Roman" w:hAnsi="Times New Roman" w:cs="Times New Roman"/>
          <w:lang w:val="en-GB"/>
        </w:rPr>
        <w:t xml:space="preserve"> </w:t>
      </w:r>
      <w:r w:rsidRPr="00E6584A">
        <w:rPr>
          <w:rFonts w:ascii="Times New Roman" w:hAnsi="Times New Roman" w:cs="Times New Roman"/>
          <w:b/>
          <w:bCs/>
          <w:lang w:val="en-GB"/>
        </w:rPr>
        <w:t>106,</w:t>
      </w:r>
      <w:r w:rsidRPr="00E6584A">
        <w:rPr>
          <w:rFonts w:ascii="Times New Roman" w:hAnsi="Times New Roman" w:cs="Times New Roman"/>
          <w:lang w:val="en-GB"/>
        </w:rPr>
        <w:t xml:space="preserve"> 15424–15429 (2009).</w:t>
      </w:r>
    </w:p>
    <w:p w14:paraId="44446573"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42.</w:t>
      </w:r>
      <w:r w:rsidRPr="00E6584A">
        <w:rPr>
          <w:rFonts w:ascii="Times New Roman" w:hAnsi="Times New Roman" w:cs="Times New Roman"/>
          <w:lang w:val="en-GB"/>
        </w:rPr>
        <w:tab/>
        <w:t xml:space="preserve">Pham, V. T., Fehlbaum, S., Seifert, N., Richard, N., Maaike, J., Sybesma, W., Rehman, A., Steinert, R. E., Fehlbaum, S., Seifert, N., Richard, N., Maaike, J., Sybesma, W., Rehman, A. &amp; Steinert, R. E. Effects of colon-targeted vitamins on the composition and metabolic activity of the human gut microbiome – a pilot study. </w:t>
      </w:r>
      <w:r w:rsidRPr="00E6584A">
        <w:rPr>
          <w:rFonts w:ascii="Times New Roman" w:hAnsi="Times New Roman" w:cs="Times New Roman"/>
          <w:i/>
          <w:iCs/>
          <w:lang w:val="en-GB"/>
        </w:rPr>
        <w:t>Gut Microbes</w:t>
      </w:r>
      <w:r w:rsidRPr="00E6584A">
        <w:rPr>
          <w:rFonts w:ascii="Times New Roman" w:hAnsi="Times New Roman" w:cs="Times New Roman"/>
          <w:lang w:val="en-GB"/>
        </w:rPr>
        <w:t xml:space="preserve"> </w:t>
      </w:r>
      <w:r w:rsidRPr="00E6584A">
        <w:rPr>
          <w:rFonts w:ascii="Times New Roman" w:hAnsi="Times New Roman" w:cs="Times New Roman"/>
          <w:b/>
          <w:bCs/>
          <w:lang w:val="en-GB"/>
        </w:rPr>
        <w:t>13,</w:t>
      </w:r>
      <w:r w:rsidRPr="00E6584A">
        <w:rPr>
          <w:rFonts w:ascii="Times New Roman" w:hAnsi="Times New Roman" w:cs="Times New Roman"/>
          <w:lang w:val="en-GB"/>
        </w:rPr>
        <w:t xml:space="preserve"> 1–20 (2021).</w:t>
      </w:r>
    </w:p>
    <w:p w14:paraId="0EF4D1EF"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43.</w:t>
      </w:r>
      <w:r w:rsidRPr="00E6584A">
        <w:rPr>
          <w:rFonts w:ascii="Times New Roman" w:hAnsi="Times New Roman" w:cs="Times New Roman"/>
          <w:lang w:val="en-GB"/>
        </w:rPr>
        <w:tab/>
        <w:t xml:space="preserve">Sun, X., Wen, J., Guan, B., Li, J., Luo, J., Li, J., Wei, M. &amp; Qiu, H. Folic acid and zinc improve hyperuricemia by altering the gut microbiota of rats with high-purine diet-induced hyperuricemia. </w:t>
      </w:r>
      <w:r w:rsidRPr="00E6584A">
        <w:rPr>
          <w:rFonts w:ascii="Times New Roman" w:hAnsi="Times New Roman" w:cs="Times New Roman"/>
          <w:i/>
          <w:iCs/>
          <w:lang w:val="en-GB"/>
        </w:rPr>
        <w:t>Frontiers in Microbiology</w:t>
      </w:r>
      <w:r w:rsidRPr="00E6584A">
        <w:rPr>
          <w:rFonts w:ascii="Times New Roman" w:hAnsi="Times New Roman" w:cs="Times New Roman"/>
          <w:lang w:val="en-GB"/>
        </w:rPr>
        <w:t xml:space="preserve"> </w:t>
      </w:r>
      <w:r w:rsidRPr="00E6584A">
        <w:rPr>
          <w:rFonts w:ascii="Times New Roman" w:hAnsi="Times New Roman" w:cs="Times New Roman"/>
          <w:b/>
          <w:bCs/>
          <w:lang w:val="en-GB"/>
        </w:rPr>
        <w:t>13,</w:t>
      </w:r>
      <w:r w:rsidRPr="00E6584A">
        <w:rPr>
          <w:rFonts w:ascii="Times New Roman" w:hAnsi="Times New Roman" w:cs="Times New Roman"/>
          <w:lang w:val="en-GB"/>
        </w:rPr>
        <w:t xml:space="preserve"> (2022).</w:t>
      </w:r>
    </w:p>
    <w:p w14:paraId="6126798A"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44.</w:t>
      </w:r>
      <w:r w:rsidRPr="00E6584A">
        <w:rPr>
          <w:rFonts w:ascii="Times New Roman" w:hAnsi="Times New Roman" w:cs="Times New Roman"/>
          <w:lang w:val="en-GB"/>
        </w:rPr>
        <w:tab/>
        <w:t xml:space="preserve">Said, H. M. &amp; Mohammed, Z. M. Intestinal absorption of water-soluble vitamins: An update. </w:t>
      </w:r>
      <w:r w:rsidRPr="00E6584A">
        <w:rPr>
          <w:rFonts w:ascii="Times New Roman" w:hAnsi="Times New Roman" w:cs="Times New Roman"/>
          <w:i/>
          <w:iCs/>
          <w:lang w:val="en-GB"/>
        </w:rPr>
        <w:t>Current Opinion in Gastroenterology</w:t>
      </w:r>
      <w:r w:rsidRPr="00E6584A">
        <w:rPr>
          <w:rFonts w:ascii="Times New Roman" w:hAnsi="Times New Roman" w:cs="Times New Roman"/>
          <w:lang w:val="en-GB"/>
        </w:rPr>
        <w:t xml:space="preserve"> </w:t>
      </w:r>
      <w:r w:rsidRPr="00E6584A">
        <w:rPr>
          <w:rFonts w:ascii="Times New Roman" w:hAnsi="Times New Roman" w:cs="Times New Roman"/>
          <w:b/>
          <w:bCs/>
          <w:lang w:val="en-GB"/>
        </w:rPr>
        <w:t>22,</w:t>
      </w:r>
      <w:r w:rsidRPr="00E6584A">
        <w:rPr>
          <w:rFonts w:ascii="Times New Roman" w:hAnsi="Times New Roman" w:cs="Times New Roman"/>
          <w:lang w:val="en-GB"/>
        </w:rPr>
        <w:t xml:space="preserve"> 140–146 (2006).</w:t>
      </w:r>
    </w:p>
    <w:p w14:paraId="1C119A6C" w14:textId="77777777" w:rsidR="00CB03BE" w:rsidRPr="00E6584A" w:rsidRDefault="00CB03BE" w:rsidP="00B30F68">
      <w:pPr>
        <w:pStyle w:val="Bibliography"/>
        <w:rPr>
          <w:rFonts w:ascii="Times New Roman" w:hAnsi="Times New Roman" w:cs="Times New Roman"/>
          <w:lang w:val="en-GB"/>
        </w:rPr>
      </w:pPr>
      <w:r w:rsidRPr="00E6584A">
        <w:rPr>
          <w:rFonts w:ascii="Times New Roman" w:hAnsi="Times New Roman" w:cs="Times New Roman"/>
          <w:lang w:val="en-GB"/>
        </w:rPr>
        <w:t>45.</w:t>
      </w:r>
      <w:r w:rsidRPr="00E6584A">
        <w:rPr>
          <w:rFonts w:ascii="Times New Roman" w:hAnsi="Times New Roman" w:cs="Times New Roman"/>
          <w:lang w:val="en-GB"/>
        </w:rPr>
        <w:tab/>
        <w:t xml:space="preserve">Baggott, J. E. &amp; Johanning, G. L. 10-Formyl-dihydrofolic Acid Is Bioactive in Human Leukemia Cells. </w:t>
      </w:r>
      <w:r w:rsidRPr="00E6584A">
        <w:rPr>
          <w:rFonts w:ascii="Times New Roman" w:hAnsi="Times New Roman" w:cs="Times New Roman"/>
          <w:i/>
          <w:iCs/>
          <w:lang w:val="en-GB"/>
        </w:rPr>
        <w:t>The Journal of Nutrition</w:t>
      </w:r>
      <w:r w:rsidRPr="00E6584A">
        <w:rPr>
          <w:rFonts w:ascii="Times New Roman" w:hAnsi="Times New Roman" w:cs="Times New Roman"/>
          <w:lang w:val="en-GB"/>
        </w:rPr>
        <w:t xml:space="preserve"> </w:t>
      </w:r>
      <w:r w:rsidRPr="00E6584A">
        <w:rPr>
          <w:rFonts w:ascii="Times New Roman" w:hAnsi="Times New Roman" w:cs="Times New Roman"/>
          <w:b/>
          <w:bCs/>
          <w:lang w:val="en-GB"/>
        </w:rPr>
        <w:t>129,</w:t>
      </w:r>
      <w:r w:rsidRPr="00E6584A">
        <w:rPr>
          <w:rFonts w:ascii="Times New Roman" w:hAnsi="Times New Roman" w:cs="Times New Roman"/>
          <w:lang w:val="en-GB"/>
        </w:rPr>
        <w:t xml:space="preserve"> 1315–1318 (1999).</w:t>
      </w:r>
    </w:p>
    <w:p w14:paraId="327C31E0" w14:textId="2F1E983D" w:rsidR="00570ACC" w:rsidRPr="00E6584A" w:rsidRDefault="00570ACC" w:rsidP="00B30F68">
      <w:pPr>
        <w:spacing w:line="480" w:lineRule="auto"/>
        <w:jc w:val="both"/>
      </w:pPr>
      <w:r w:rsidRPr="00E6584A">
        <w:rPr>
          <w:sz w:val="22"/>
          <w:szCs w:val="22"/>
        </w:rPr>
        <w:fldChar w:fldCharType="end"/>
      </w:r>
    </w:p>
    <w:sectPr w:rsidR="00570ACC" w:rsidRPr="00E6584A" w:rsidSect="004D3020">
      <w:footerReference w:type="default" r:id="rId20"/>
      <w:pgSz w:w="12240" w:h="15840"/>
      <w:pgMar w:top="1417" w:right="1417" w:bottom="1134" w:left="1417"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9" w:author="Kundra  Palni" w:date="2024-09-03T13:02:00Z" w:initials="PK">
    <w:p w14:paraId="0344C0C8" w14:textId="77777777" w:rsidR="00241ED5" w:rsidRDefault="00241ED5" w:rsidP="00241ED5">
      <w:pPr>
        <w:pStyle w:val="CommentText"/>
        <w:jc w:val="left"/>
      </w:pPr>
      <w:r>
        <w:rPr>
          <w:rStyle w:val="CommentReference"/>
        </w:rPr>
        <w:annotationRef/>
      </w:r>
      <w:r>
        <w:t>For Anna: Shouldn’t it be D3 instead D2?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44C0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F0A20C" w16cex:dateUtc="2024-09-03T1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44C0C8" w16cid:durableId="6AF0A2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C64A4" w14:textId="77777777" w:rsidR="005C6015" w:rsidRDefault="005C6015" w:rsidP="004E0091">
      <w:r>
        <w:separator/>
      </w:r>
    </w:p>
  </w:endnote>
  <w:endnote w:type="continuationSeparator" w:id="0">
    <w:p w14:paraId="3307B309" w14:textId="77777777" w:rsidR="005C6015" w:rsidRDefault="005C6015" w:rsidP="004E0091">
      <w:r>
        <w:continuationSeparator/>
      </w:r>
    </w:p>
  </w:endnote>
  <w:endnote w:type="continuationNotice" w:id="1">
    <w:p w14:paraId="548E7D6B" w14:textId="77777777" w:rsidR="005C6015" w:rsidRDefault="005C60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0261562"/>
      <w:docPartObj>
        <w:docPartGallery w:val="Page Numbers (Bottom of Page)"/>
        <w:docPartUnique/>
      </w:docPartObj>
    </w:sdtPr>
    <w:sdtEndPr>
      <w:rPr>
        <w:noProof/>
      </w:rPr>
    </w:sdtEndPr>
    <w:sdtContent>
      <w:p w14:paraId="293BA59B" w14:textId="3DD6EFAE" w:rsidR="004E0091" w:rsidRDefault="004E00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1B1C71" w14:textId="77777777" w:rsidR="004E0091" w:rsidRDefault="004E0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123AF" w14:textId="77777777" w:rsidR="005C6015" w:rsidRDefault="005C6015" w:rsidP="004E0091">
      <w:r>
        <w:separator/>
      </w:r>
    </w:p>
  </w:footnote>
  <w:footnote w:type="continuationSeparator" w:id="0">
    <w:p w14:paraId="2AB52C05" w14:textId="77777777" w:rsidR="005C6015" w:rsidRDefault="005C6015" w:rsidP="004E0091">
      <w:r>
        <w:continuationSeparator/>
      </w:r>
    </w:p>
  </w:footnote>
  <w:footnote w:type="continuationNotice" w:id="1">
    <w:p w14:paraId="115A21C7" w14:textId="77777777" w:rsidR="005C6015" w:rsidRDefault="005C6015"/>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A0C8F"/>
    <w:multiLevelType w:val="hybridMultilevel"/>
    <w:tmpl w:val="88CC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A00A2"/>
    <w:multiLevelType w:val="multilevel"/>
    <w:tmpl w:val="AD1A2A5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b w:val="0"/>
        <w:bCs/>
      </w:rPr>
    </w:lvl>
    <w:lvl w:ilvl="2">
      <w:start w:val="1"/>
      <w:numFmt w:val="decimal"/>
      <w:lvlText w:val="%1.%2.%3"/>
      <w:lvlJc w:val="left"/>
      <w:pPr>
        <w:ind w:left="720" w:hanging="720"/>
      </w:pPr>
      <w:rPr>
        <w:rFonts w:hint="default"/>
        <w:b w:val="0"/>
        <w:bCs/>
      </w:rPr>
    </w:lvl>
    <w:lvl w:ilvl="3">
      <w:start w:val="1"/>
      <w:numFmt w:val="decimal"/>
      <w:lvlText w:val="%1.%2.%3.%4"/>
      <w:lvlJc w:val="left"/>
      <w:pPr>
        <w:ind w:left="720" w:hanging="720"/>
      </w:pPr>
      <w:rPr>
        <w:rFonts w:hint="default"/>
        <w:b w:val="0"/>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6BD69CA"/>
    <w:multiLevelType w:val="hybridMultilevel"/>
    <w:tmpl w:val="9446B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551490"/>
    <w:multiLevelType w:val="multilevel"/>
    <w:tmpl w:val="BA549BC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E087886"/>
    <w:multiLevelType w:val="hybridMultilevel"/>
    <w:tmpl w:val="034E4772"/>
    <w:lvl w:ilvl="0" w:tplc="3E06E50E">
      <w:start w:val="1"/>
      <w:numFmt w:val="decimal"/>
      <w:lvlText w:val="%1."/>
      <w:lvlJc w:val="left"/>
      <w:pPr>
        <w:ind w:left="1020" w:hanging="360"/>
      </w:pPr>
    </w:lvl>
    <w:lvl w:ilvl="1" w:tplc="C6F08E7E">
      <w:start w:val="1"/>
      <w:numFmt w:val="decimal"/>
      <w:lvlText w:val="%2."/>
      <w:lvlJc w:val="left"/>
      <w:pPr>
        <w:ind w:left="1020" w:hanging="360"/>
      </w:pPr>
    </w:lvl>
    <w:lvl w:ilvl="2" w:tplc="1514242E">
      <w:start w:val="1"/>
      <w:numFmt w:val="decimal"/>
      <w:lvlText w:val="%3."/>
      <w:lvlJc w:val="left"/>
      <w:pPr>
        <w:ind w:left="1020" w:hanging="360"/>
      </w:pPr>
    </w:lvl>
    <w:lvl w:ilvl="3" w:tplc="48D6C54E">
      <w:start w:val="1"/>
      <w:numFmt w:val="decimal"/>
      <w:lvlText w:val="%4."/>
      <w:lvlJc w:val="left"/>
      <w:pPr>
        <w:ind w:left="1020" w:hanging="360"/>
      </w:pPr>
    </w:lvl>
    <w:lvl w:ilvl="4" w:tplc="C610D15C">
      <w:start w:val="1"/>
      <w:numFmt w:val="decimal"/>
      <w:lvlText w:val="%5."/>
      <w:lvlJc w:val="left"/>
      <w:pPr>
        <w:ind w:left="1020" w:hanging="360"/>
      </w:pPr>
    </w:lvl>
    <w:lvl w:ilvl="5" w:tplc="36769406">
      <w:start w:val="1"/>
      <w:numFmt w:val="decimal"/>
      <w:lvlText w:val="%6."/>
      <w:lvlJc w:val="left"/>
      <w:pPr>
        <w:ind w:left="1020" w:hanging="360"/>
      </w:pPr>
    </w:lvl>
    <w:lvl w:ilvl="6" w:tplc="5600903E">
      <w:start w:val="1"/>
      <w:numFmt w:val="decimal"/>
      <w:lvlText w:val="%7."/>
      <w:lvlJc w:val="left"/>
      <w:pPr>
        <w:ind w:left="1020" w:hanging="360"/>
      </w:pPr>
    </w:lvl>
    <w:lvl w:ilvl="7" w:tplc="48183B1C">
      <w:start w:val="1"/>
      <w:numFmt w:val="decimal"/>
      <w:lvlText w:val="%8."/>
      <w:lvlJc w:val="left"/>
      <w:pPr>
        <w:ind w:left="1020" w:hanging="360"/>
      </w:pPr>
    </w:lvl>
    <w:lvl w:ilvl="8" w:tplc="13363B94">
      <w:start w:val="1"/>
      <w:numFmt w:val="decimal"/>
      <w:lvlText w:val="%9."/>
      <w:lvlJc w:val="left"/>
      <w:pPr>
        <w:ind w:left="1020" w:hanging="360"/>
      </w:pPr>
    </w:lvl>
  </w:abstractNum>
  <w:abstractNum w:abstractNumId="5" w15:restartNumberingAfterBreak="0">
    <w:nsid w:val="3E11615D"/>
    <w:multiLevelType w:val="multilevel"/>
    <w:tmpl w:val="0B58A486"/>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12E4C64"/>
    <w:multiLevelType w:val="multilevel"/>
    <w:tmpl w:val="BA549BC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47D7AD8"/>
    <w:multiLevelType w:val="multilevel"/>
    <w:tmpl w:val="BA549BC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742531F"/>
    <w:multiLevelType w:val="multilevel"/>
    <w:tmpl w:val="0B58A486"/>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7661317"/>
    <w:multiLevelType w:val="hybridMultilevel"/>
    <w:tmpl w:val="F23ECC74"/>
    <w:lvl w:ilvl="0" w:tplc="D5220906">
      <w:start w:val="1"/>
      <w:numFmt w:val="decimal"/>
      <w:lvlText w:val="%1."/>
      <w:lvlJc w:val="left"/>
      <w:pPr>
        <w:ind w:left="3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4A0CC4"/>
    <w:multiLevelType w:val="multilevel"/>
    <w:tmpl w:val="0B58A486"/>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D053A65"/>
    <w:multiLevelType w:val="multilevel"/>
    <w:tmpl w:val="0B58A486"/>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05F3289"/>
    <w:multiLevelType w:val="multilevel"/>
    <w:tmpl w:val="BA549BC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311278C"/>
    <w:multiLevelType w:val="hybridMultilevel"/>
    <w:tmpl w:val="DBAAA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12364C"/>
    <w:multiLevelType w:val="multilevel"/>
    <w:tmpl w:val="8A80C0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E443AC1"/>
    <w:multiLevelType w:val="hybridMultilevel"/>
    <w:tmpl w:val="5AA4C17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2270237">
    <w:abstractNumId w:val="0"/>
  </w:num>
  <w:num w:numId="2" w16cid:durableId="1795521863">
    <w:abstractNumId w:val="5"/>
  </w:num>
  <w:num w:numId="3" w16cid:durableId="256599018">
    <w:abstractNumId w:val="14"/>
  </w:num>
  <w:num w:numId="4" w16cid:durableId="339505523">
    <w:abstractNumId w:val="9"/>
  </w:num>
  <w:num w:numId="5" w16cid:durableId="1082095289">
    <w:abstractNumId w:val="13"/>
  </w:num>
  <w:num w:numId="6" w16cid:durableId="1603295012">
    <w:abstractNumId w:val="6"/>
  </w:num>
  <w:num w:numId="7" w16cid:durableId="760881531">
    <w:abstractNumId w:val="1"/>
  </w:num>
  <w:num w:numId="8" w16cid:durableId="667831316">
    <w:abstractNumId w:val="7"/>
  </w:num>
  <w:num w:numId="9" w16cid:durableId="466824686">
    <w:abstractNumId w:val="3"/>
  </w:num>
  <w:num w:numId="10" w16cid:durableId="775055152">
    <w:abstractNumId w:val="12"/>
  </w:num>
  <w:num w:numId="11" w16cid:durableId="736704198">
    <w:abstractNumId w:val="15"/>
  </w:num>
  <w:num w:numId="12" w16cid:durableId="2134015250">
    <w:abstractNumId w:val="11"/>
  </w:num>
  <w:num w:numId="13" w16cid:durableId="282349898">
    <w:abstractNumId w:val="8"/>
  </w:num>
  <w:num w:numId="14" w16cid:durableId="1490555200">
    <w:abstractNumId w:val="10"/>
  </w:num>
  <w:num w:numId="15" w16cid:durableId="1679693722">
    <w:abstractNumId w:val="2"/>
  </w:num>
  <w:num w:numId="16" w16cid:durableId="26327282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undra  Palni">
    <w15:presenceInfo w15:providerId="AD" w15:userId="S::pkundra@ethz.ch::b88c2784-8859-4807-a263-a907ffed14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753"/>
    <w:rsid w:val="0000104F"/>
    <w:rsid w:val="00007DC6"/>
    <w:rsid w:val="00010630"/>
    <w:rsid w:val="00011337"/>
    <w:rsid w:val="00012F77"/>
    <w:rsid w:val="00015CDF"/>
    <w:rsid w:val="0002013A"/>
    <w:rsid w:val="00020419"/>
    <w:rsid w:val="00020951"/>
    <w:rsid w:val="00022D4D"/>
    <w:rsid w:val="00023688"/>
    <w:rsid w:val="0002404B"/>
    <w:rsid w:val="0003009C"/>
    <w:rsid w:val="000303C4"/>
    <w:rsid w:val="00033A10"/>
    <w:rsid w:val="000367F3"/>
    <w:rsid w:val="000414C0"/>
    <w:rsid w:val="00042ED0"/>
    <w:rsid w:val="000448A0"/>
    <w:rsid w:val="00045F49"/>
    <w:rsid w:val="00046EDB"/>
    <w:rsid w:val="00047083"/>
    <w:rsid w:val="00050740"/>
    <w:rsid w:val="00053603"/>
    <w:rsid w:val="00053DAA"/>
    <w:rsid w:val="00055C94"/>
    <w:rsid w:val="00056DFF"/>
    <w:rsid w:val="00061073"/>
    <w:rsid w:val="0007420E"/>
    <w:rsid w:val="0007687D"/>
    <w:rsid w:val="0008024B"/>
    <w:rsid w:val="00080D13"/>
    <w:rsid w:val="000815B7"/>
    <w:rsid w:val="000827EF"/>
    <w:rsid w:val="00085ED6"/>
    <w:rsid w:val="00087C35"/>
    <w:rsid w:val="00093313"/>
    <w:rsid w:val="00094EF5"/>
    <w:rsid w:val="00095F29"/>
    <w:rsid w:val="000A32A4"/>
    <w:rsid w:val="000A5019"/>
    <w:rsid w:val="000A65C1"/>
    <w:rsid w:val="000B0BE6"/>
    <w:rsid w:val="000B127A"/>
    <w:rsid w:val="000B56EE"/>
    <w:rsid w:val="000B6004"/>
    <w:rsid w:val="000B617D"/>
    <w:rsid w:val="000B6E8D"/>
    <w:rsid w:val="000C5CB8"/>
    <w:rsid w:val="000D5054"/>
    <w:rsid w:val="000D5B88"/>
    <w:rsid w:val="000D76CC"/>
    <w:rsid w:val="000D7A30"/>
    <w:rsid w:val="000E02C3"/>
    <w:rsid w:val="000E3C6C"/>
    <w:rsid w:val="000E6C5F"/>
    <w:rsid w:val="000F661C"/>
    <w:rsid w:val="0010139F"/>
    <w:rsid w:val="001041E3"/>
    <w:rsid w:val="00104870"/>
    <w:rsid w:val="00105641"/>
    <w:rsid w:val="001057A7"/>
    <w:rsid w:val="00105A87"/>
    <w:rsid w:val="00112D1D"/>
    <w:rsid w:val="001134ED"/>
    <w:rsid w:val="00117CA6"/>
    <w:rsid w:val="0012544F"/>
    <w:rsid w:val="00130976"/>
    <w:rsid w:val="001335AB"/>
    <w:rsid w:val="00135B60"/>
    <w:rsid w:val="0013623F"/>
    <w:rsid w:val="00136D39"/>
    <w:rsid w:val="00140D18"/>
    <w:rsid w:val="00146753"/>
    <w:rsid w:val="00147E71"/>
    <w:rsid w:val="00150093"/>
    <w:rsid w:val="00151950"/>
    <w:rsid w:val="00151CA2"/>
    <w:rsid w:val="00153794"/>
    <w:rsid w:val="001642B5"/>
    <w:rsid w:val="0016627E"/>
    <w:rsid w:val="0017517F"/>
    <w:rsid w:val="00175420"/>
    <w:rsid w:val="00176F26"/>
    <w:rsid w:val="0018166B"/>
    <w:rsid w:val="00183E20"/>
    <w:rsid w:val="00184FC0"/>
    <w:rsid w:val="00185EFC"/>
    <w:rsid w:val="00186AEE"/>
    <w:rsid w:val="00195223"/>
    <w:rsid w:val="001966EE"/>
    <w:rsid w:val="001A7367"/>
    <w:rsid w:val="001B080C"/>
    <w:rsid w:val="001B0F8A"/>
    <w:rsid w:val="001B2305"/>
    <w:rsid w:val="001B2378"/>
    <w:rsid w:val="001B2693"/>
    <w:rsid w:val="001B7D73"/>
    <w:rsid w:val="001C0ADC"/>
    <w:rsid w:val="001C1B7A"/>
    <w:rsid w:val="001C31F3"/>
    <w:rsid w:val="001C5D13"/>
    <w:rsid w:val="001C7BD5"/>
    <w:rsid w:val="001D06A2"/>
    <w:rsid w:val="001D0A90"/>
    <w:rsid w:val="001D0C99"/>
    <w:rsid w:val="001D4268"/>
    <w:rsid w:val="001D4FDA"/>
    <w:rsid w:val="001E0F86"/>
    <w:rsid w:val="001E3A4E"/>
    <w:rsid w:val="001E3D75"/>
    <w:rsid w:val="001E4479"/>
    <w:rsid w:val="001E5146"/>
    <w:rsid w:val="001E532E"/>
    <w:rsid w:val="001E6832"/>
    <w:rsid w:val="001E6A6A"/>
    <w:rsid w:val="001E731E"/>
    <w:rsid w:val="001F0371"/>
    <w:rsid w:val="001F05CD"/>
    <w:rsid w:val="001F3D1D"/>
    <w:rsid w:val="001F72B0"/>
    <w:rsid w:val="001F756E"/>
    <w:rsid w:val="002030EC"/>
    <w:rsid w:val="00203C27"/>
    <w:rsid w:val="00207657"/>
    <w:rsid w:val="00210631"/>
    <w:rsid w:val="002110C2"/>
    <w:rsid w:val="002136B7"/>
    <w:rsid w:val="0021687D"/>
    <w:rsid w:val="002175C3"/>
    <w:rsid w:val="00220804"/>
    <w:rsid w:val="00226F5A"/>
    <w:rsid w:val="00230232"/>
    <w:rsid w:val="00233D08"/>
    <w:rsid w:val="00234900"/>
    <w:rsid w:val="00241ED5"/>
    <w:rsid w:val="00246F49"/>
    <w:rsid w:val="002478F5"/>
    <w:rsid w:val="002520BC"/>
    <w:rsid w:val="002521CC"/>
    <w:rsid w:val="00254636"/>
    <w:rsid w:val="00260CE1"/>
    <w:rsid w:val="00260E16"/>
    <w:rsid w:val="00261F8E"/>
    <w:rsid w:val="002623CE"/>
    <w:rsid w:val="0026323F"/>
    <w:rsid w:val="0026496A"/>
    <w:rsid w:val="00264A95"/>
    <w:rsid w:val="00265C6D"/>
    <w:rsid w:val="00267551"/>
    <w:rsid w:val="0027091C"/>
    <w:rsid w:val="00273848"/>
    <w:rsid w:val="0027526C"/>
    <w:rsid w:val="002771BE"/>
    <w:rsid w:val="002821A8"/>
    <w:rsid w:val="002834E8"/>
    <w:rsid w:val="00284883"/>
    <w:rsid w:val="00292072"/>
    <w:rsid w:val="002929AF"/>
    <w:rsid w:val="00297E95"/>
    <w:rsid w:val="00297EA9"/>
    <w:rsid w:val="00297F5B"/>
    <w:rsid w:val="002A16B8"/>
    <w:rsid w:val="002A2D92"/>
    <w:rsid w:val="002A35EE"/>
    <w:rsid w:val="002A4445"/>
    <w:rsid w:val="002A4F4A"/>
    <w:rsid w:val="002A6A9E"/>
    <w:rsid w:val="002A6B56"/>
    <w:rsid w:val="002B2442"/>
    <w:rsid w:val="002B27D2"/>
    <w:rsid w:val="002B3A9D"/>
    <w:rsid w:val="002B5451"/>
    <w:rsid w:val="002B638D"/>
    <w:rsid w:val="002C07D0"/>
    <w:rsid w:val="002C23F8"/>
    <w:rsid w:val="002C330F"/>
    <w:rsid w:val="002C46DA"/>
    <w:rsid w:val="002C7E08"/>
    <w:rsid w:val="002D1497"/>
    <w:rsid w:val="002D2B05"/>
    <w:rsid w:val="002D4A6A"/>
    <w:rsid w:val="002D5A06"/>
    <w:rsid w:val="002D630C"/>
    <w:rsid w:val="002D6482"/>
    <w:rsid w:val="002E063F"/>
    <w:rsid w:val="002E06B4"/>
    <w:rsid w:val="002E175E"/>
    <w:rsid w:val="002E3C1B"/>
    <w:rsid w:val="002E44FA"/>
    <w:rsid w:val="002E6AEE"/>
    <w:rsid w:val="002E7C7E"/>
    <w:rsid w:val="002F1532"/>
    <w:rsid w:val="002F23AA"/>
    <w:rsid w:val="002F32A4"/>
    <w:rsid w:val="002F3BAF"/>
    <w:rsid w:val="002F4552"/>
    <w:rsid w:val="002F457D"/>
    <w:rsid w:val="002F4772"/>
    <w:rsid w:val="00300E1F"/>
    <w:rsid w:val="003054C3"/>
    <w:rsid w:val="00305D57"/>
    <w:rsid w:val="00310146"/>
    <w:rsid w:val="00315B4F"/>
    <w:rsid w:val="00317713"/>
    <w:rsid w:val="00321423"/>
    <w:rsid w:val="00322C23"/>
    <w:rsid w:val="00324340"/>
    <w:rsid w:val="00324881"/>
    <w:rsid w:val="0032682E"/>
    <w:rsid w:val="00327794"/>
    <w:rsid w:val="00330338"/>
    <w:rsid w:val="0033220C"/>
    <w:rsid w:val="00333D06"/>
    <w:rsid w:val="003348CB"/>
    <w:rsid w:val="00336EC4"/>
    <w:rsid w:val="003371E0"/>
    <w:rsid w:val="00337245"/>
    <w:rsid w:val="00340415"/>
    <w:rsid w:val="0034344F"/>
    <w:rsid w:val="00345BDA"/>
    <w:rsid w:val="00345CD6"/>
    <w:rsid w:val="003526EC"/>
    <w:rsid w:val="00352AC9"/>
    <w:rsid w:val="00362355"/>
    <w:rsid w:val="003628F3"/>
    <w:rsid w:val="00364CAD"/>
    <w:rsid w:val="00364D85"/>
    <w:rsid w:val="00365DDB"/>
    <w:rsid w:val="00366EF3"/>
    <w:rsid w:val="0037053C"/>
    <w:rsid w:val="003716BC"/>
    <w:rsid w:val="00373B6E"/>
    <w:rsid w:val="003743D6"/>
    <w:rsid w:val="00374978"/>
    <w:rsid w:val="003752B9"/>
    <w:rsid w:val="00385740"/>
    <w:rsid w:val="00385DDD"/>
    <w:rsid w:val="0038617B"/>
    <w:rsid w:val="00392F8F"/>
    <w:rsid w:val="00396538"/>
    <w:rsid w:val="003A170C"/>
    <w:rsid w:val="003A198E"/>
    <w:rsid w:val="003A221D"/>
    <w:rsid w:val="003A557E"/>
    <w:rsid w:val="003B219F"/>
    <w:rsid w:val="003B38C0"/>
    <w:rsid w:val="003B395E"/>
    <w:rsid w:val="003B4549"/>
    <w:rsid w:val="003B5A20"/>
    <w:rsid w:val="003B75D6"/>
    <w:rsid w:val="003C0516"/>
    <w:rsid w:val="003C05A5"/>
    <w:rsid w:val="003C298F"/>
    <w:rsid w:val="003C4B9D"/>
    <w:rsid w:val="003C4E01"/>
    <w:rsid w:val="003C4F3B"/>
    <w:rsid w:val="003C500B"/>
    <w:rsid w:val="003D173A"/>
    <w:rsid w:val="003D34FF"/>
    <w:rsid w:val="003D4813"/>
    <w:rsid w:val="003D5122"/>
    <w:rsid w:val="003D5537"/>
    <w:rsid w:val="003E3F71"/>
    <w:rsid w:val="003E60C7"/>
    <w:rsid w:val="003F19A7"/>
    <w:rsid w:val="003F28D6"/>
    <w:rsid w:val="003F67BA"/>
    <w:rsid w:val="00400B07"/>
    <w:rsid w:val="00400FBA"/>
    <w:rsid w:val="00403004"/>
    <w:rsid w:val="00403207"/>
    <w:rsid w:val="00403230"/>
    <w:rsid w:val="00403275"/>
    <w:rsid w:val="004055A0"/>
    <w:rsid w:val="0040799D"/>
    <w:rsid w:val="00407BD3"/>
    <w:rsid w:val="00420C9E"/>
    <w:rsid w:val="00420D62"/>
    <w:rsid w:val="004218CA"/>
    <w:rsid w:val="00423E37"/>
    <w:rsid w:val="00430D29"/>
    <w:rsid w:val="00432313"/>
    <w:rsid w:val="0043401F"/>
    <w:rsid w:val="00435583"/>
    <w:rsid w:val="00437FC2"/>
    <w:rsid w:val="00443543"/>
    <w:rsid w:val="00444118"/>
    <w:rsid w:val="004444E3"/>
    <w:rsid w:val="00444B3C"/>
    <w:rsid w:val="00445244"/>
    <w:rsid w:val="00445514"/>
    <w:rsid w:val="00447359"/>
    <w:rsid w:val="00451074"/>
    <w:rsid w:val="00451D67"/>
    <w:rsid w:val="0045361F"/>
    <w:rsid w:val="00453FCF"/>
    <w:rsid w:val="00454726"/>
    <w:rsid w:val="004552E2"/>
    <w:rsid w:val="004562FC"/>
    <w:rsid w:val="004571E0"/>
    <w:rsid w:val="004602C0"/>
    <w:rsid w:val="0046164C"/>
    <w:rsid w:val="004625EB"/>
    <w:rsid w:val="0046530A"/>
    <w:rsid w:val="0046575E"/>
    <w:rsid w:val="00465DFA"/>
    <w:rsid w:val="00466662"/>
    <w:rsid w:val="00475455"/>
    <w:rsid w:val="004759C0"/>
    <w:rsid w:val="004774E0"/>
    <w:rsid w:val="00477936"/>
    <w:rsid w:val="00484788"/>
    <w:rsid w:val="004913AC"/>
    <w:rsid w:val="00494BE0"/>
    <w:rsid w:val="004972DD"/>
    <w:rsid w:val="0049768D"/>
    <w:rsid w:val="00497A61"/>
    <w:rsid w:val="004A03FC"/>
    <w:rsid w:val="004A1109"/>
    <w:rsid w:val="004A447B"/>
    <w:rsid w:val="004A4524"/>
    <w:rsid w:val="004A6369"/>
    <w:rsid w:val="004A6519"/>
    <w:rsid w:val="004A6C13"/>
    <w:rsid w:val="004A7729"/>
    <w:rsid w:val="004B15EA"/>
    <w:rsid w:val="004B169E"/>
    <w:rsid w:val="004B5F4C"/>
    <w:rsid w:val="004B670A"/>
    <w:rsid w:val="004B6A4A"/>
    <w:rsid w:val="004C365D"/>
    <w:rsid w:val="004C385C"/>
    <w:rsid w:val="004C4519"/>
    <w:rsid w:val="004C5668"/>
    <w:rsid w:val="004D1E5C"/>
    <w:rsid w:val="004D3020"/>
    <w:rsid w:val="004D4B29"/>
    <w:rsid w:val="004E0091"/>
    <w:rsid w:val="004E1BE5"/>
    <w:rsid w:val="004E2333"/>
    <w:rsid w:val="004F3925"/>
    <w:rsid w:val="004F5B87"/>
    <w:rsid w:val="004F6369"/>
    <w:rsid w:val="004F6CE0"/>
    <w:rsid w:val="004F7E7D"/>
    <w:rsid w:val="004F7F2F"/>
    <w:rsid w:val="005005DD"/>
    <w:rsid w:val="00505594"/>
    <w:rsid w:val="0050642E"/>
    <w:rsid w:val="00507918"/>
    <w:rsid w:val="005127A7"/>
    <w:rsid w:val="00515E0A"/>
    <w:rsid w:val="0051637C"/>
    <w:rsid w:val="00516631"/>
    <w:rsid w:val="0051678C"/>
    <w:rsid w:val="00520793"/>
    <w:rsid w:val="00521066"/>
    <w:rsid w:val="00521747"/>
    <w:rsid w:val="0052370E"/>
    <w:rsid w:val="005257A9"/>
    <w:rsid w:val="00525E89"/>
    <w:rsid w:val="00535851"/>
    <w:rsid w:val="005440A1"/>
    <w:rsid w:val="00545821"/>
    <w:rsid w:val="00545C65"/>
    <w:rsid w:val="00550FBE"/>
    <w:rsid w:val="005676FC"/>
    <w:rsid w:val="00570ACC"/>
    <w:rsid w:val="00573B7A"/>
    <w:rsid w:val="00574D85"/>
    <w:rsid w:val="0057741D"/>
    <w:rsid w:val="00580813"/>
    <w:rsid w:val="00582258"/>
    <w:rsid w:val="00583C3C"/>
    <w:rsid w:val="00586C85"/>
    <w:rsid w:val="00591833"/>
    <w:rsid w:val="00592F2E"/>
    <w:rsid w:val="00595CA4"/>
    <w:rsid w:val="005961A1"/>
    <w:rsid w:val="005A4308"/>
    <w:rsid w:val="005A5D31"/>
    <w:rsid w:val="005A67A1"/>
    <w:rsid w:val="005A759F"/>
    <w:rsid w:val="005B08B8"/>
    <w:rsid w:val="005B15FD"/>
    <w:rsid w:val="005B217D"/>
    <w:rsid w:val="005C1CA4"/>
    <w:rsid w:val="005C2EDD"/>
    <w:rsid w:val="005C3840"/>
    <w:rsid w:val="005C4CD9"/>
    <w:rsid w:val="005C509E"/>
    <w:rsid w:val="005C50DA"/>
    <w:rsid w:val="005C6015"/>
    <w:rsid w:val="005C7939"/>
    <w:rsid w:val="005D0265"/>
    <w:rsid w:val="005D3554"/>
    <w:rsid w:val="005D4FEC"/>
    <w:rsid w:val="005D53AC"/>
    <w:rsid w:val="005E27B5"/>
    <w:rsid w:val="005E47D0"/>
    <w:rsid w:val="005E49B1"/>
    <w:rsid w:val="005E5955"/>
    <w:rsid w:val="005E7D9C"/>
    <w:rsid w:val="005F0A16"/>
    <w:rsid w:val="005F1AC5"/>
    <w:rsid w:val="005F1D93"/>
    <w:rsid w:val="005F5102"/>
    <w:rsid w:val="005F7A9D"/>
    <w:rsid w:val="00602D09"/>
    <w:rsid w:val="00605415"/>
    <w:rsid w:val="006074DE"/>
    <w:rsid w:val="00610EBA"/>
    <w:rsid w:val="0061149C"/>
    <w:rsid w:val="00613DB2"/>
    <w:rsid w:val="006153E9"/>
    <w:rsid w:val="00617AC3"/>
    <w:rsid w:val="006230B0"/>
    <w:rsid w:val="00623A9F"/>
    <w:rsid w:val="00625C56"/>
    <w:rsid w:val="00630683"/>
    <w:rsid w:val="00631475"/>
    <w:rsid w:val="0063282A"/>
    <w:rsid w:val="00635432"/>
    <w:rsid w:val="00637B92"/>
    <w:rsid w:val="0064362E"/>
    <w:rsid w:val="00644235"/>
    <w:rsid w:val="00650E70"/>
    <w:rsid w:val="00651F0F"/>
    <w:rsid w:val="00652603"/>
    <w:rsid w:val="006529A6"/>
    <w:rsid w:val="0065516D"/>
    <w:rsid w:val="00656055"/>
    <w:rsid w:val="00656CED"/>
    <w:rsid w:val="006622A6"/>
    <w:rsid w:val="006664C7"/>
    <w:rsid w:val="00667B1B"/>
    <w:rsid w:val="00671987"/>
    <w:rsid w:val="00671A3A"/>
    <w:rsid w:val="006722A9"/>
    <w:rsid w:val="00672526"/>
    <w:rsid w:val="006730BD"/>
    <w:rsid w:val="00676B4F"/>
    <w:rsid w:val="00682A51"/>
    <w:rsid w:val="00682B0D"/>
    <w:rsid w:val="00691BCC"/>
    <w:rsid w:val="006946C6"/>
    <w:rsid w:val="0069607A"/>
    <w:rsid w:val="006A3031"/>
    <w:rsid w:val="006A363E"/>
    <w:rsid w:val="006A5CAB"/>
    <w:rsid w:val="006A700F"/>
    <w:rsid w:val="006B10AF"/>
    <w:rsid w:val="006B16A9"/>
    <w:rsid w:val="006C089F"/>
    <w:rsid w:val="006C14B8"/>
    <w:rsid w:val="006C2917"/>
    <w:rsid w:val="006C2DD6"/>
    <w:rsid w:val="006C4664"/>
    <w:rsid w:val="006C5280"/>
    <w:rsid w:val="006C608C"/>
    <w:rsid w:val="006C7551"/>
    <w:rsid w:val="006D37FB"/>
    <w:rsid w:val="006D6F00"/>
    <w:rsid w:val="006E31EF"/>
    <w:rsid w:val="006E4C35"/>
    <w:rsid w:val="006E5E26"/>
    <w:rsid w:val="006E77DA"/>
    <w:rsid w:val="006E7AD4"/>
    <w:rsid w:val="006F3537"/>
    <w:rsid w:val="006F3AE7"/>
    <w:rsid w:val="006F6AA9"/>
    <w:rsid w:val="0070051C"/>
    <w:rsid w:val="007030E4"/>
    <w:rsid w:val="00705876"/>
    <w:rsid w:val="007070A3"/>
    <w:rsid w:val="007071DA"/>
    <w:rsid w:val="00711529"/>
    <w:rsid w:val="00715CF8"/>
    <w:rsid w:val="00715DFB"/>
    <w:rsid w:val="0071776B"/>
    <w:rsid w:val="00717D50"/>
    <w:rsid w:val="007237C2"/>
    <w:rsid w:val="00725567"/>
    <w:rsid w:val="00725DC8"/>
    <w:rsid w:val="00726FC3"/>
    <w:rsid w:val="00727855"/>
    <w:rsid w:val="007310B2"/>
    <w:rsid w:val="00732131"/>
    <w:rsid w:val="00732482"/>
    <w:rsid w:val="007325C2"/>
    <w:rsid w:val="007327E3"/>
    <w:rsid w:val="00733120"/>
    <w:rsid w:val="007334B6"/>
    <w:rsid w:val="00733B8B"/>
    <w:rsid w:val="00734166"/>
    <w:rsid w:val="00735124"/>
    <w:rsid w:val="0074400C"/>
    <w:rsid w:val="00745456"/>
    <w:rsid w:val="00752317"/>
    <w:rsid w:val="007540A2"/>
    <w:rsid w:val="00754167"/>
    <w:rsid w:val="00757AF3"/>
    <w:rsid w:val="007668B0"/>
    <w:rsid w:val="00766A7D"/>
    <w:rsid w:val="007714AC"/>
    <w:rsid w:val="0077262D"/>
    <w:rsid w:val="00780E59"/>
    <w:rsid w:val="007815E5"/>
    <w:rsid w:val="007849B1"/>
    <w:rsid w:val="0079177E"/>
    <w:rsid w:val="00792771"/>
    <w:rsid w:val="00792BAC"/>
    <w:rsid w:val="00795027"/>
    <w:rsid w:val="00795D74"/>
    <w:rsid w:val="00797EC5"/>
    <w:rsid w:val="00797F5B"/>
    <w:rsid w:val="007A3176"/>
    <w:rsid w:val="007A3D96"/>
    <w:rsid w:val="007A5098"/>
    <w:rsid w:val="007A65B1"/>
    <w:rsid w:val="007A7A66"/>
    <w:rsid w:val="007B18E1"/>
    <w:rsid w:val="007B3A76"/>
    <w:rsid w:val="007B3E47"/>
    <w:rsid w:val="007B5998"/>
    <w:rsid w:val="007B6DB0"/>
    <w:rsid w:val="007C3B1A"/>
    <w:rsid w:val="007C435F"/>
    <w:rsid w:val="007D314A"/>
    <w:rsid w:val="007D3FC8"/>
    <w:rsid w:val="007D5859"/>
    <w:rsid w:val="007D77B5"/>
    <w:rsid w:val="007E083A"/>
    <w:rsid w:val="007E152F"/>
    <w:rsid w:val="007E3C66"/>
    <w:rsid w:val="007E60BC"/>
    <w:rsid w:val="007F1657"/>
    <w:rsid w:val="007F271A"/>
    <w:rsid w:val="007F599B"/>
    <w:rsid w:val="007F5F64"/>
    <w:rsid w:val="007F7377"/>
    <w:rsid w:val="008061CE"/>
    <w:rsid w:val="0081367D"/>
    <w:rsid w:val="0081638E"/>
    <w:rsid w:val="00816BCF"/>
    <w:rsid w:val="00822A5B"/>
    <w:rsid w:val="00823086"/>
    <w:rsid w:val="00823823"/>
    <w:rsid w:val="00823DD6"/>
    <w:rsid w:val="0082484D"/>
    <w:rsid w:val="00825513"/>
    <w:rsid w:val="00825F20"/>
    <w:rsid w:val="00827D80"/>
    <w:rsid w:val="00830435"/>
    <w:rsid w:val="008321C3"/>
    <w:rsid w:val="00834DA0"/>
    <w:rsid w:val="00835B59"/>
    <w:rsid w:val="008421A7"/>
    <w:rsid w:val="008433B7"/>
    <w:rsid w:val="00843652"/>
    <w:rsid w:val="0085019F"/>
    <w:rsid w:val="008508CB"/>
    <w:rsid w:val="00852AA5"/>
    <w:rsid w:val="00855E33"/>
    <w:rsid w:val="00856247"/>
    <w:rsid w:val="00856CDC"/>
    <w:rsid w:val="008607B2"/>
    <w:rsid w:val="008613F6"/>
    <w:rsid w:val="008627EA"/>
    <w:rsid w:val="00863970"/>
    <w:rsid w:val="0086651B"/>
    <w:rsid w:val="00870533"/>
    <w:rsid w:val="008707DB"/>
    <w:rsid w:val="008725D6"/>
    <w:rsid w:val="00875AC7"/>
    <w:rsid w:val="0087744D"/>
    <w:rsid w:val="00883D08"/>
    <w:rsid w:val="00885AC6"/>
    <w:rsid w:val="00887869"/>
    <w:rsid w:val="008937A2"/>
    <w:rsid w:val="0089598E"/>
    <w:rsid w:val="008965D0"/>
    <w:rsid w:val="00896AEB"/>
    <w:rsid w:val="008977B7"/>
    <w:rsid w:val="008A1D24"/>
    <w:rsid w:val="008A2C43"/>
    <w:rsid w:val="008A6616"/>
    <w:rsid w:val="008B1652"/>
    <w:rsid w:val="008B4C93"/>
    <w:rsid w:val="008B6668"/>
    <w:rsid w:val="008B78A8"/>
    <w:rsid w:val="008C32AB"/>
    <w:rsid w:val="008C39C3"/>
    <w:rsid w:val="008C6614"/>
    <w:rsid w:val="008C7B74"/>
    <w:rsid w:val="008D0EB8"/>
    <w:rsid w:val="008D4C89"/>
    <w:rsid w:val="008E1678"/>
    <w:rsid w:val="008E1907"/>
    <w:rsid w:val="008E3C07"/>
    <w:rsid w:val="008E45D7"/>
    <w:rsid w:val="008E6E2E"/>
    <w:rsid w:val="008F4536"/>
    <w:rsid w:val="008F64BA"/>
    <w:rsid w:val="008F6942"/>
    <w:rsid w:val="00900F63"/>
    <w:rsid w:val="00904DD5"/>
    <w:rsid w:val="00904FF8"/>
    <w:rsid w:val="009070D0"/>
    <w:rsid w:val="00912A05"/>
    <w:rsid w:val="0091570E"/>
    <w:rsid w:val="00923B7F"/>
    <w:rsid w:val="009244C1"/>
    <w:rsid w:val="00925999"/>
    <w:rsid w:val="009263D4"/>
    <w:rsid w:val="00934C1F"/>
    <w:rsid w:val="00934C49"/>
    <w:rsid w:val="009365F4"/>
    <w:rsid w:val="0093663E"/>
    <w:rsid w:val="00940695"/>
    <w:rsid w:val="00940BF0"/>
    <w:rsid w:val="009421DE"/>
    <w:rsid w:val="0094617D"/>
    <w:rsid w:val="00946485"/>
    <w:rsid w:val="00947608"/>
    <w:rsid w:val="00947ACC"/>
    <w:rsid w:val="0095544B"/>
    <w:rsid w:val="00961A78"/>
    <w:rsid w:val="00962FBA"/>
    <w:rsid w:val="009719E7"/>
    <w:rsid w:val="00973DFF"/>
    <w:rsid w:val="00982908"/>
    <w:rsid w:val="00985100"/>
    <w:rsid w:val="009851AD"/>
    <w:rsid w:val="009862F3"/>
    <w:rsid w:val="0098677B"/>
    <w:rsid w:val="00992FA7"/>
    <w:rsid w:val="009949F7"/>
    <w:rsid w:val="00995AEB"/>
    <w:rsid w:val="009A7D65"/>
    <w:rsid w:val="009B044B"/>
    <w:rsid w:val="009B1C30"/>
    <w:rsid w:val="009B3AF2"/>
    <w:rsid w:val="009B60E7"/>
    <w:rsid w:val="009B67CA"/>
    <w:rsid w:val="009B6945"/>
    <w:rsid w:val="009C0372"/>
    <w:rsid w:val="009C1ED2"/>
    <w:rsid w:val="009C4338"/>
    <w:rsid w:val="009C742B"/>
    <w:rsid w:val="009D1EDF"/>
    <w:rsid w:val="009D26B0"/>
    <w:rsid w:val="009D4449"/>
    <w:rsid w:val="009D4D22"/>
    <w:rsid w:val="009D59E5"/>
    <w:rsid w:val="009D6209"/>
    <w:rsid w:val="009D75F8"/>
    <w:rsid w:val="009D7F30"/>
    <w:rsid w:val="009E1530"/>
    <w:rsid w:val="009F0C6E"/>
    <w:rsid w:val="009F2174"/>
    <w:rsid w:val="009F2A85"/>
    <w:rsid w:val="009F2AEE"/>
    <w:rsid w:val="009F6C28"/>
    <w:rsid w:val="00A000D6"/>
    <w:rsid w:val="00A00336"/>
    <w:rsid w:val="00A04274"/>
    <w:rsid w:val="00A05530"/>
    <w:rsid w:val="00A129D1"/>
    <w:rsid w:val="00A14399"/>
    <w:rsid w:val="00A173E5"/>
    <w:rsid w:val="00A20072"/>
    <w:rsid w:val="00A21D93"/>
    <w:rsid w:val="00A266C3"/>
    <w:rsid w:val="00A305E9"/>
    <w:rsid w:val="00A30FA6"/>
    <w:rsid w:val="00A31944"/>
    <w:rsid w:val="00A32E2F"/>
    <w:rsid w:val="00A350E5"/>
    <w:rsid w:val="00A35227"/>
    <w:rsid w:val="00A357B4"/>
    <w:rsid w:val="00A36A14"/>
    <w:rsid w:val="00A36BF7"/>
    <w:rsid w:val="00A41ECF"/>
    <w:rsid w:val="00A43300"/>
    <w:rsid w:val="00A43E42"/>
    <w:rsid w:val="00A44467"/>
    <w:rsid w:val="00A44886"/>
    <w:rsid w:val="00A44AB1"/>
    <w:rsid w:val="00A46260"/>
    <w:rsid w:val="00A46530"/>
    <w:rsid w:val="00A46746"/>
    <w:rsid w:val="00A47696"/>
    <w:rsid w:val="00A5004C"/>
    <w:rsid w:val="00A528D0"/>
    <w:rsid w:val="00A52B94"/>
    <w:rsid w:val="00A53912"/>
    <w:rsid w:val="00A60DCB"/>
    <w:rsid w:val="00A67EC6"/>
    <w:rsid w:val="00A70565"/>
    <w:rsid w:val="00A73682"/>
    <w:rsid w:val="00A73DED"/>
    <w:rsid w:val="00A7471C"/>
    <w:rsid w:val="00A75ECA"/>
    <w:rsid w:val="00A77CD6"/>
    <w:rsid w:val="00A813B9"/>
    <w:rsid w:val="00A838B7"/>
    <w:rsid w:val="00A83C12"/>
    <w:rsid w:val="00A86945"/>
    <w:rsid w:val="00A87809"/>
    <w:rsid w:val="00A91A14"/>
    <w:rsid w:val="00A91BB2"/>
    <w:rsid w:val="00A9294D"/>
    <w:rsid w:val="00AA13B9"/>
    <w:rsid w:val="00AA2D6D"/>
    <w:rsid w:val="00AA4DA2"/>
    <w:rsid w:val="00AA5330"/>
    <w:rsid w:val="00AB57A9"/>
    <w:rsid w:val="00AB58DE"/>
    <w:rsid w:val="00AB7304"/>
    <w:rsid w:val="00AC208E"/>
    <w:rsid w:val="00AC2416"/>
    <w:rsid w:val="00AC3882"/>
    <w:rsid w:val="00AC5FBC"/>
    <w:rsid w:val="00AD0725"/>
    <w:rsid w:val="00AD1813"/>
    <w:rsid w:val="00AD31E7"/>
    <w:rsid w:val="00AD3672"/>
    <w:rsid w:val="00AD79BC"/>
    <w:rsid w:val="00AE1453"/>
    <w:rsid w:val="00AE3ECF"/>
    <w:rsid w:val="00AE728A"/>
    <w:rsid w:val="00AF0920"/>
    <w:rsid w:val="00AF4609"/>
    <w:rsid w:val="00AF4DB6"/>
    <w:rsid w:val="00AF510C"/>
    <w:rsid w:val="00B015E0"/>
    <w:rsid w:val="00B05EFC"/>
    <w:rsid w:val="00B06222"/>
    <w:rsid w:val="00B10FEE"/>
    <w:rsid w:val="00B1158C"/>
    <w:rsid w:val="00B13277"/>
    <w:rsid w:val="00B146F2"/>
    <w:rsid w:val="00B14EB2"/>
    <w:rsid w:val="00B15796"/>
    <w:rsid w:val="00B15D7E"/>
    <w:rsid w:val="00B161FF"/>
    <w:rsid w:val="00B16E16"/>
    <w:rsid w:val="00B17E14"/>
    <w:rsid w:val="00B217F9"/>
    <w:rsid w:val="00B22955"/>
    <w:rsid w:val="00B23C02"/>
    <w:rsid w:val="00B264C9"/>
    <w:rsid w:val="00B30F68"/>
    <w:rsid w:val="00B315C6"/>
    <w:rsid w:val="00B31B86"/>
    <w:rsid w:val="00B34B04"/>
    <w:rsid w:val="00B34C89"/>
    <w:rsid w:val="00B35EC7"/>
    <w:rsid w:val="00B37C2F"/>
    <w:rsid w:val="00B4002F"/>
    <w:rsid w:val="00B42825"/>
    <w:rsid w:val="00B43EB5"/>
    <w:rsid w:val="00B443F0"/>
    <w:rsid w:val="00B44959"/>
    <w:rsid w:val="00B51D29"/>
    <w:rsid w:val="00B526CA"/>
    <w:rsid w:val="00B53A1D"/>
    <w:rsid w:val="00B54000"/>
    <w:rsid w:val="00B557AC"/>
    <w:rsid w:val="00B60245"/>
    <w:rsid w:val="00B621F6"/>
    <w:rsid w:val="00B64CAF"/>
    <w:rsid w:val="00B65992"/>
    <w:rsid w:val="00B6668B"/>
    <w:rsid w:val="00B70521"/>
    <w:rsid w:val="00B70EA8"/>
    <w:rsid w:val="00B712A2"/>
    <w:rsid w:val="00B80245"/>
    <w:rsid w:val="00B806D1"/>
    <w:rsid w:val="00B86739"/>
    <w:rsid w:val="00B926CF"/>
    <w:rsid w:val="00B92FB1"/>
    <w:rsid w:val="00B9492E"/>
    <w:rsid w:val="00B97E87"/>
    <w:rsid w:val="00BA2E47"/>
    <w:rsid w:val="00BA5281"/>
    <w:rsid w:val="00BB0A3E"/>
    <w:rsid w:val="00BB25F5"/>
    <w:rsid w:val="00BB4D5C"/>
    <w:rsid w:val="00BB588D"/>
    <w:rsid w:val="00BB697F"/>
    <w:rsid w:val="00BB777F"/>
    <w:rsid w:val="00BC3B0D"/>
    <w:rsid w:val="00BC3BCF"/>
    <w:rsid w:val="00BC7EA5"/>
    <w:rsid w:val="00BD0F93"/>
    <w:rsid w:val="00BD242A"/>
    <w:rsid w:val="00BD69B5"/>
    <w:rsid w:val="00BD6FF4"/>
    <w:rsid w:val="00BE43C0"/>
    <w:rsid w:val="00BE4D2D"/>
    <w:rsid w:val="00BE69F3"/>
    <w:rsid w:val="00BE7377"/>
    <w:rsid w:val="00BF3A6E"/>
    <w:rsid w:val="00BF3D18"/>
    <w:rsid w:val="00BF5AFA"/>
    <w:rsid w:val="00BF5BCC"/>
    <w:rsid w:val="00BF70C5"/>
    <w:rsid w:val="00BF75B5"/>
    <w:rsid w:val="00C05EFA"/>
    <w:rsid w:val="00C06B4A"/>
    <w:rsid w:val="00C104F2"/>
    <w:rsid w:val="00C10E81"/>
    <w:rsid w:val="00C12A08"/>
    <w:rsid w:val="00C14C35"/>
    <w:rsid w:val="00C15663"/>
    <w:rsid w:val="00C16E19"/>
    <w:rsid w:val="00C17AE7"/>
    <w:rsid w:val="00C2564B"/>
    <w:rsid w:val="00C261BF"/>
    <w:rsid w:val="00C30A9D"/>
    <w:rsid w:val="00C33645"/>
    <w:rsid w:val="00C33664"/>
    <w:rsid w:val="00C34C98"/>
    <w:rsid w:val="00C36007"/>
    <w:rsid w:val="00C36248"/>
    <w:rsid w:val="00C36779"/>
    <w:rsid w:val="00C45307"/>
    <w:rsid w:val="00C47F0F"/>
    <w:rsid w:val="00C51C5A"/>
    <w:rsid w:val="00C53E04"/>
    <w:rsid w:val="00C62690"/>
    <w:rsid w:val="00C646E2"/>
    <w:rsid w:val="00C652A5"/>
    <w:rsid w:val="00C66C52"/>
    <w:rsid w:val="00C67BFE"/>
    <w:rsid w:val="00C700AC"/>
    <w:rsid w:val="00C7278A"/>
    <w:rsid w:val="00C738DB"/>
    <w:rsid w:val="00C75FE1"/>
    <w:rsid w:val="00C80763"/>
    <w:rsid w:val="00C8281D"/>
    <w:rsid w:val="00C85E8A"/>
    <w:rsid w:val="00C90B24"/>
    <w:rsid w:val="00C94C7B"/>
    <w:rsid w:val="00CA0899"/>
    <w:rsid w:val="00CA2619"/>
    <w:rsid w:val="00CA3863"/>
    <w:rsid w:val="00CA50FD"/>
    <w:rsid w:val="00CA5480"/>
    <w:rsid w:val="00CA7D8C"/>
    <w:rsid w:val="00CB03BE"/>
    <w:rsid w:val="00CB1CED"/>
    <w:rsid w:val="00CB63A3"/>
    <w:rsid w:val="00CC50F5"/>
    <w:rsid w:val="00CC6CAB"/>
    <w:rsid w:val="00CC7ED8"/>
    <w:rsid w:val="00CD30B0"/>
    <w:rsid w:val="00CD54DB"/>
    <w:rsid w:val="00CD7514"/>
    <w:rsid w:val="00CE02C4"/>
    <w:rsid w:val="00CE04CF"/>
    <w:rsid w:val="00CE0A23"/>
    <w:rsid w:val="00CE5D59"/>
    <w:rsid w:val="00CE656D"/>
    <w:rsid w:val="00CF1DEC"/>
    <w:rsid w:val="00CF241A"/>
    <w:rsid w:val="00CF25B9"/>
    <w:rsid w:val="00CF41BC"/>
    <w:rsid w:val="00CF4323"/>
    <w:rsid w:val="00CF539D"/>
    <w:rsid w:val="00CF6019"/>
    <w:rsid w:val="00CF71F7"/>
    <w:rsid w:val="00CF7FEB"/>
    <w:rsid w:val="00D0103F"/>
    <w:rsid w:val="00D01AA1"/>
    <w:rsid w:val="00D04FDA"/>
    <w:rsid w:val="00D07FD2"/>
    <w:rsid w:val="00D14930"/>
    <w:rsid w:val="00D15C81"/>
    <w:rsid w:val="00D20386"/>
    <w:rsid w:val="00D207FD"/>
    <w:rsid w:val="00D211FE"/>
    <w:rsid w:val="00D22BFA"/>
    <w:rsid w:val="00D237B8"/>
    <w:rsid w:val="00D31E5C"/>
    <w:rsid w:val="00D33608"/>
    <w:rsid w:val="00D34F30"/>
    <w:rsid w:val="00D41D6E"/>
    <w:rsid w:val="00D441AF"/>
    <w:rsid w:val="00D44979"/>
    <w:rsid w:val="00D4528C"/>
    <w:rsid w:val="00D47259"/>
    <w:rsid w:val="00D51083"/>
    <w:rsid w:val="00D52B69"/>
    <w:rsid w:val="00D52EDD"/>
    <w:rsid w:val="00D538AF"/>
    <w:rsid w:val="00D57128"/>
    <w:rsid w:val="00D573EC"/>
    <w:rsid w:val="00D57BD3"/>
    <w:rsid w:val="00D60024"/>
    <w:rsid w:val="00D625F0"/>
    <w:rsid w:val="00D66E08"/>
    <w:rsid w:val="00D6744C"/>
    <w:rsid w:val="00D67605"/>
    <w:rsid w:val="00D70AFB"/>
    <w:rsid w:val="00D7427E"/>
    <w:rsid w:val="00D748BE"/>
    <w:rsid w:val="00D761D8"/>
    <w:rsid w:val="00D76264"/>
    <w:rsid w:val="00D77537"/>
    <w:rsid w:val="00D779C8"/>
    <w:rsid w:val="00D80548"/>
    <w:rsid w:val="00D85F1C"/>
    <w:rsid w:val="00D925E4"/>
    <w:rsid w:val="00D954EA"/>
    <w:rsid w:val="00D97035"/>
    <w:rsid w:val="00DA27A8"/>
    <w:rsid w:val="00DA293F"/>
    <w:rsid w:val="00DA5837"/>
    <w:rsid w:val="00DA5A6A"/>
    <w:rsid w:val="00DA5D75"/>
    <w:rsid w:val="00DA7A13"/>
    <w:rsid w:val="00DB13D4"/>
    <w:rsid w:val="00DC01E4"/>
    <w:rsid w:val="00DC07EE"/>
    <w:rsid w:val="00DC1912"/>
    <w:rsid w:val="00DC2D58"/>
    <w:rsid w:val="00DC6EE6"/>
    <w:rsid w:val="00DD1358"/>
    <w:rsid w:val="00DD1A81"/>
    <w:rsid w:val="00DD1AB6"/>
    <w:rsid w:val="00DD4C01"/>
    <w:rsid w:val="00DE0D3B"/>
    <w:rsid w:val="00DE77EF"/>
    <w:rsid w:val="00DE7B88"/>
    <w:rsid w:val="00DF04C9"/>
    <w:rsid w:val="00DF065F"/>
    <w:rsid w:val="00DF511E"/>
    <w:rsid w:val="00DF6C8E"/>
    <w:rsid w:val="00DF7B35"/>
    <w:rsid w:val="00DF7D14"/>
    <w:rsid w:val="00E00F3F"/>
    <w:rsid w:val="00E0298F"/>
    <w:rsid w:val="00E03F05"/>
    <w:rsid w:val="00E05753"/>
    <w:rsid w:val="00E057E6"/>
    <w:rsid w:val="00E0690D"/>
    <w:rsid w:val="00E10408"/>
    <w:rsid w:val="00E10BDF"/>
    <w:rsid w:val="00E114D5"/>
    <w:rsid w:val="00E1219E"/>
    <w:rsid w:val="00E12332"/>
    <w:rsid w:val="00E12C69"/>
    <w:rsid w:val="00E14D2E"/>
    <w:rsid w:val="00E165B9"/>
    <w:rsid w:val="00E2240A"/>
    <w:rsid w:val="00E31635"/>
    <w:rsid w:val="00E317ED"/>
    <w:rsid w:val="00E3411F"/>
    <w:rsid w:val="00E3591C"/>
    <w:rsid w:val="00E37777"/>
    <w:rsid w:val="00E43DDF"/>
    <w:rsid w:val="00E44723"/>
    <w:rsid w:val="00E54422"/>
    <w:rsid w:val="00E61913"/>
    <w:rsid w:val="00E650B8"/>
    <w:rsid w:val="00E65101"/>
    <w:rsid w:val="00E6584A"/>
    <w:rsid w:val="00E66150"/>
    <w:rsid w:val="00E66B9E"/>
    <w:rsid w:val="00E67B60"/>
    <w:rsid w:val="00E67E7C"/>
    <w:rsid w:val="00E70C19"/>
    <w:rsid w:val="00E71593"/>
    <w:rsid w:val="00E7284A"/>
    <w:rsid w:val="00E75F12"/>
    <w:rsid w:val="00E8091D"/>
    <w:rsid w:val="00E86653"/>
    <w:rsid w:val="00E90AD7"/>
    <w:rsid w:val="00E92DAE"/>
    <w:rsid w:val="00E95211"/>
    <w:rsid w:val="00E957AB"/>
    <w:rsid w:val="00E96A8F"/>
    <w:rsid w:val="00E96F22"/>
    <w:rsid w:val="00E97B17"/>
    <w:rsid w:val="00EA1F39"/>
    <w:rsid w:val="00EA2C7E"/>
    <w:rsid w:val="00EA4709"/>
    <w:rsid w:val="00EB21B3"/>
    <w:rsid w:val="00EB2A65"/>
    <w:rsid w:val="00EB64DA"/>
    <w:rsid w:val="00EC11FE"/>
    <w:rsid w:val="00EC15FB"/>
    <w:rsid w:val="00EC2A28"/>
    <w:rsid w:val="00EC62AC"/>
    <w:rsid w:val="00EC7DB1"/>
    <w:rsid w:val="00ED1796"/>
    <w:rsid w:val="00ED7BE2"/>
    <w:rsid w:val="00EE0937"/>
    <w:rsid w:val="00EE1E04"/>
    <w:rsid w:val="00EE24E5"/>
    <w:rsid w:val="00EF4169"/>
    <w:rsid w:val="00EF4FCB"/>
    <w:rsid w:val="00F0077D"/>
    <w:rsid w:val="00F014A9"/>
    <w:rsid w:val="00F02534"/>
    <w:rsid w:val="00F04E33"/>
    <w:rsid w:val="00F05EA4"/>
    <w:rsid w:val="00F10EA9"/>
    <w:rsid w:val="00F11A11"/>
    <w:rsid w:val="00F16BEB"/>
    <w:rsid w:val="00F236FF"/>
    <w:rsid w:val="00F23B7D"/>
    <w:rsid w:val="00F25313"/>
    <w:rsid w:val="00F25359"/>
    <w:rsid w:val="00F26422"/>
    <w:rsid w:val="00F27BE9"/>
    <w:rsid w:val="00F33593"/>
    <w:rsid w:val="00F40298"/>
    <w:rsid w:val="00F405B6"/>
    <w:rsid w:val="00F41927"/>
    <w:rsid w:val="00F459F7"/>
    <w:rsid w:val="00F5105B"/>
    <w:rsid w:val="00F553FC"/>
    <w:rsid w:val="00F57593"/>
    <w:rsid w:val="00F6159F"/>
    <w:rsid w:val="00F62CBE"/>
    <w:rsid w:val="00F64F90"/>
    <w:rsid w:val="00F67447"/>
    <w:rsid w:val="00F71C4A"/>
    <w:rsid w:val="00F8170B"/>
    <w:rsid w:val="00F858EE"/>
    <w:rsid w:val="00F85AB2"/>
    <w:rsid w:val="00F90A3D"/>
    <w:rsid w:val="00F95B49"/>
    <w:rsid w:val="00FA0BB3"/>
    <w:rsid w:val="00FA3613"/>
    <w:rsid w:val="00FB1947"/>
    <w:rsid w:val="00FB2825"/>
    <w:rsid w:val="00FB485D"/>
    <w:rsid w:val="00FB5F9A"/>
    <w:rsid w:val="00FB7451"/>
    <w:rsid w:val="00FC1725"/>
    <w:rsid w:val="00FC180A"/>
    <w:rsid w:val="00FC2236"/>
    <w:rsid w:val="00FC2E56"/>
    <w:rsid w:val="00FC515B"/>
    <w:rsid w:val="00FD44C0"/>
    <w:rsid w:val="00FD4D38"/>
    <w:rsid w:val="00FD5A6F"/>
    <w:rsid w:val="00FD5B43"/>
    <w:rsid w:val="00FD6624"/>
    <w:rsid w:val="00FE012D"/>
    <w:rsid w:val="00FE0B31"/>
    <w:rsid w:val="00FE4FD4"/>
    <w:rsid w:val="00FE6A8D"/>
    <w:rsid w:val="00FF16A8"/>
    <w:rsid w:val="00FF53AA"/>
    <w:rsid w:val="00FF65E1"/>
    <w:rsid w:val="0422A34E"/>
    <w:rsid w:val="04C4C802"/>
    <w:rsid w:val="04EBC69F"/>
    <w:rsid w:val="070B60A4"/>
    <w:rsid w:val="078332FA"/>
    <w:rsid w:val="07891661"/>
    <w:rsid w:val="07C7B16C"/>
    <w:rsid w:val="08A909B9"/>
    <w:rsid w:val="08C58B1A"/>
    <w:rsid w:val="09983925"/>
    <w:rsid w:val="0A16894B"/>
    <w:rsid w:val="0AEA6E10"/>
    <w:rsid w:val="0AF4D50E"/>
    <w:rsid w:val="0AFE86B0"/>
    <w:rsid w:val="0B2EACB1"/>
    <w:rsid w:val="0B4935D4"/>
    <w:rsid w:val="0D064953"/>
    <w:rsid w:val="0D1097D6"/>
    <w:rsid w:val="0D41EBEA"/>
    <w:rsid w:val="0EEA5C7B"/>
    <w:rsid w:val="0FC5AAE8"/>
    <w:rsid w:val="10077AA9"/>
    <w:rsid w:val="1081A4B2"/>
    <w:rsid w:val="10A6775A"/>
    <w:rsid w:val="112170FC"/>
    <w:rsid w:val="11617B49"/>
    <w:rsid w:val="11A34B0A"/>
    <w:rsid w:val="11C97022"/>
    <w:rsid w:val="12FD4BAA"/>
    <w:rsid w:val="13209639"/>
    <w:rsid w:val="13A44334"/>
    <w:rsid w:val="13A8824E"/>
    <w:rsid w:val="1419DD3F"/>
    <w:rsid w:val="14991C0B"/>
    <w:rsid w:val="156E6464"/>
    <w:rsid w:val="15A9A860"/>
    <w:rsid w:val="15B9667F"/>
    <w:rsid w:val="1643EDAB"/>
    <w:rsid w:val="165EB7EB"/>
    <w:rsid w:val="17517E01"/>
    <w:rsid w:val="192BDF05"/>
    <w:rsid w:val="19F5A650"/>
    <w:rsid w:val="1A42D2A1"/>
    <w:rsid w:val="1A717105"/>
    <w:rsid w:val="1A7A7F35"/>
    <w:rsid w:val="1A96CDC5"/>
    <w:rsid w:val="1AD1B7B2"/>
    <w:rsid w:val="1C164F96"/>
    <w:rsid w:val="1CC54E4F"/>
    <w:rsid w:val="1D61FD62"/>
    <w:rsid w:val="1D90AEAA"/>
    <w:rsid w:val="1F409B65"/>
    <w:rsid w:val="205C3CB4"/>
    <w:rsid w:val="20F83909"/>
    <w:rsid w:val="21F9D23C"/>
    <w:rsid w:val="223E6F1C"/>
    <w:rsid w:val="228EAC95"/>
    <w:rsid w:val="23473A52"/>
    <w:rsid w:val="23929534"/>
    <w:rsid w:val="258C75B4"/>
    <w:rsid w:val="25EDACC9"/>
    <w:rsid w:val="260A35DF"/>
    <w:rsid w:val="262B7520"/>
    <w:rsid w:val="26802EE7"/>
    <w:rsid w:val="26CCFCF3"/>
    <w:rsid w:val="26CD435F"/>
    <w:rsid w:val="26F9F546"/>
    <w:rsid w:val="27284615"/>
    <w:rsid w:val="2860BD62"/>
    <w:rsid w:val="28DCB87E"/>
    <w:rsid w:val="28FF5A72"/>
    <w:rsid w:val="2A244E4A"/>
    <w:rsid w:val="2AB4DF15"/>
    <w:rsid w:val="2ABB42A1"/>
    <w:rsid w:val="2C36FB34"/>
    <w:rsid w:val="2D13AE5B"/>
    <w:rsid w:val="2DA28CBC"/>
    <w:rsid w:val="2DBC4C1C"/>
    <w:rsid w:val="2DEF7951"/>
    <w:rsid w:val="2F105A86"/>
    <w:rsid w:val="2F7AA136"/>
    <w:rsid w:val="2FEA94DA"/>
    <w:rsid w:val="30271AED"/>
    <w:rsid w:val="307EB22A"/>
    <w:rsid w:val="31167197"/>
    <w:rsid w:val="31242099"/>
    <w:rsid w:val="31946355"/>
    <w:rsid w:val="31C7F5A7"/>
    <w:rsid w:val="32142C8B"/>
    <w:rsid w:val="326AE7F2"/>
    <w:rsid w:val="32B241F8"/>
    <w:rsid w:val="34E7BAC8"/>
    <w:rsid w:val="35F55832"/>
    <w:rsid w:val="3793621D"/>
    <w:rsid w:val="384B2163"/>
    <w:rsid w:val="3961CA3E"/>
    <w:rsid w:val="398F21CF"/>
    <w:rsid w:val="3ABD2C9F"/>
    <w:rsid w:val="3B90C093"/>
    <w:rsid w:val="3C58FD00"/>
    <w:rsid w:val="3CC55023"/>
    <w:rsid w:val="3D854BFC"/>
    <w:rsid w:val="3D9AF745"/>
    <w:rsid w:val="3DA9FA36"/>
    <w:rsid w:val="3E06257D"/>
    <w:rsid w:val="3EF1B78B"/>
    <w:rsid w:val="3F1848DF"/>
    <w:rsid w:val="3F7ECB73"/>
    <w:rsid w:val="40CBD20C"/>
    <w:rsid w:val="418CD865"/>
    <w:rsid w:val="42327CC3"/>
    <w:rsid w:val="423941D2"/>
    <w:rsid w:val="43553FF8"/>
    <w:rsid w:val="44223F24"/>
    <w:rsid w:val="442DED90"/>
    <w:rsid w:val="443D1790"/>
    <w:rsid w:val="4516E471"/>
    <w:rsid w:val="45D63FB7"/>
    <w:rsid w:val="469357DE"/>
    <w:rsid w:val="46DAA11A"/>
    <w:rsid w:val="476AF28F"/>
    <w:rsid w:val="48F4A50E"/>
    <w:rsid w:val="49E180AE"/>
    <w:rsid w:val="4A836855"/>
    <w:rsid w:val="4AFB626B"/>
    <w:rsid w:val="4B70D813"/>
    <w:rsid w:val="4BBBC13F"/>
    <w:rsid w:val="4C9A2788"/>
    <w:rsid w:val="4E031B5C"/>
    <w:rsid w:val="4E302E73"/>
    <w:rsid w:val="4E69D983"/>
    <w:rsid w:val="4FBDE7ED"/>
    <w:rsid w:val="50891D41"/>
    <w:rsid w:val="50EF21B3"/>
    <w:rsid w:val="517B07CF"/>
    <w:rsid w:val="5376B6F4"/>
    <w:rsid w:val="53EA1F75"/>
    <w:rsid w:val="543E57BF"/>
    <w:rsid w:val="54871F66"/>
    <w:rsid w:val="54B5BFA3"/>
    <w:rsid w:val="5595482F"/>
    <w:rsid w:val="559DC4B0"/>
    <w:rsid w:val="5874F997"/>
    <w:rsid w:val="58FD0E9A"/>
    <w:rsid w:val="591D7E27"/>
    <w:rsid w:val="5BC40EC9"/>
    <w:rsid w:val="5C09BB41"/>
    <w:rsid w:val="5CE7698C"/>
    <w:rsid w:val="5D46B6CD"/>
    <w:rsid w:val="5E2C0170"/>
    <w:rsid w:val="5E485000"/>
    <w:rsid w:val="5F60D754"/>
    <w:rsid w:val="602A2203"/>
    <w:rsid w:val="607A6713"/>
    <w:rsid w:val="62E5437F"/>
    <w:rsid w:val="6393453A"/>
    <w:rsid w:val="63BE0D15"/>
    <w:rsid w:val="6523AE94"/>
    <w:rsid w:val="6585C7B5"/>
    <w:rsid w:val="67102E3F"/>
    <w:rsid w:val="673C74F5"/>
    <w:rsid w:val="67EF3246"/>
    <w:rsid w:val="6B44AE9B"/>
    <w:rsid w:val="6C5F32DB"/>
    <w:rsid w:val="6C9EE4C9"/>
    <w:rsid w:val="6CB0DCAD"/>
    <w:rsid w:val="6CC2A369"/>
    <w:rsid w:val="6D260995"/>
    <w:rsid w:val="6D5F4D1D"/>
    <w:rsid w:val="6D64C81D"/>
    <w:rsid w:val="70256DB3"/>
    <w:rsid w:val="706B7554"/>
    <w:rsid w:val="70F98B11"/>
    <w:rsid w:val="7181EB67"/>
    <w:rsid w:val="724638F5"/>
    <w:rsid w:val="72561B67"/>
    <w:rsid w:val="727F761E"/>
    <w:rsid w:val="72A46B3A"/>
    <w:rsid w:val="72FAF4E6"/>
    <w:rsid w:val="73156072"/>
    <w:rsid w:val="73240EAD"/>
    <w:rsid w:val="7324839F"/>
    <w:rsid w:val="732A1931"/>
    <w:rsid w:val="735641B9"/>
    <w:rsid w:val="74D0F9DD"/>
    <w:rsid w:val="74F9CB2C"/>
    <w:rsid w:val="75117D4D"/>
    <w:rsid w:val="753EAF06"/>
    <w:rsid w:val="75D94612"/>
    <w:rsid w:val="76057DA9"/>
    <w:rsid w:val="761C7AF7"/>
    <w:rsid w:val="78676020"/>
    <w:rsid w:val="78CA9E25"/>
    <w:rsid w:val="79272DB7"/>
    <w:rsid w:val="793C9567"/>
    <w:rsid w:val="7AB24A9E"/>
    <w:rsid w:val="7ACC1317"/>
    <w:rsid w:val="7B44E458"/>
    <w:rsid w:val="7D40A40A"/>
    <w:rsid w:val="7D5DD30E"/>
    <w:rsid w:val="7DE0DB87"/>
    <w:rsid w:val="7EE94C23"/>
    <w:rsid w:val="7F09F76D"/>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EE518"/>
  <w15:chartTrackingRefBased/>
  <w15:docId w15:val="{1B5DD20C-E6AB-428B-AA70-BFDBD14F2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F12"/>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5A4308"/>
    <w:pPr>
      <w:keepNext/>
      <w:keepLines/>
      <w:spacing w:before="240" w:line="360" w:lineRule="auto"/>
      <w:jc w:val="both"/>
      <w:outlineLvl w:val="0"/>
    </w:pPr>
    <w:rPr>
      <w:rFonts w:asciiTheme="majorHAnsi" w:eastAsiaTheme="majorEastAsia" w:hAnsiTheme="majorHAnsi" w:cstheme="majorBidi"/>
      <w:color w:val="2F5496" w:themeColor="accent1" w:themeShade="BF"/>
      <w:sz w:val="32"/>
      <w:szCs w:val="32"/>
      <w:lang w:eastAsia="en-US"/>
      <w14:ligatures w14:val="standardContextual"/>
    </w:rPr>
  </w:style>
  <w:style w:type="paragraph" w:styleId="Heading2">
    <w:name w:val="heading 2"/>
    <w:basedOn w:val="Normal"/>
    <w:next w:val="Normal"/>
    <w:link w:val="Heading2Char"/>
    <w:uiPriority w:val="9"/>
    <w:unhideWhenUsed/>
    <w:qFormat/>
    <w:rsid w:val="005A4308"/>
    <w:pPr>
      <w:keepNext/>
      <w:keepLines/>
      <w:spacing w:before="40" w:line="360" w:lineRule="auto"/>
      <w:jc w:val="both"/>
      <w:outlineLvl w:val="1"/>
    </w:pPr>
    <w:rPr>
      <w:rFonts w:asciiTheme="majorHAnsi" w:eastAsiaTheme="majorEastAsia" w:hAnsiTheme="majorHAnsi" w:cstheme="majorBidi"/>
      <w:color w:val="2F5496" w:themeColor="accent1" w:themeShade="BF"/>
      <w:sz w:val="26"/>
      <w:szCs w:val="26"/>
      <w:lang w:eastAsia="en-US"/>
      <w14:ligatures w14:val="standardContextual"/>
    </w:rPr>
  </w:style>
  <w:style w:type="paragraph" w:styleId="Heading3">
    <w:name w:val="heading 3"/>
    <w:basedOn w:val="Normal"/>
    <w:next w:val="Normal"/>
    <w:link w:val="Heading3Char"/>
    <w:uiPriority w:val="9"/>
    <w:unhideWhenUsed/>
    <w:qFormat/>
    <w:rsid w:val="00146753"/>
    <w:pPr>
      <w:keepNext/>
      <w:keepLines/>
      <w:spacing w:before="120" w:after="120"/>
      <w:jc w:val="both"/>
      <w:outlineLvl w:val="2"/>
    </w:pPr>
    <w:rPr>
      <w:rFonts w:asciiTheme="minorHAnsi" w:eastAsiaTheme="majorEastAsia" w:hAnsiTheme="minorHAnsi" w:cstheme="majorBidi"/>
      <w:b/>
      <w:color w:val="000000" w:themeColor="text1"/>
      <w:lang w:eastAsia="en-US"/>
      <w14:ligatures w14:val="standardContextual"/>
    </w:rPr>
  </w:style>
  <w:style w:type="paragraph" w:styleId="Heading4">
    <w:name w:val="heading 4"/>
    <w:basedOn w:val="Normal"/>
    <w:next w:val="Normal"/>
    <w:link w:val="Heading4Char"/>
    <w:uiPriority w:val="9"/>
    <w:unhideWhenUsed/>
    <w:qFormat/>
    <w:rsid w:val="00146753"/>
    <w:pPr>
      <w:keepNext/>
      <w:spacing w:before="40" w:line="360" w:lineRule="auto"/>
      <w:jc w:val="both"/>
      <w:outlineLvl w:val="3"/>
    </w:pPr>
    <w:rPr>
      <w:rFonts w:asciiTheme="minorHAnsi" w:eastAsiaTheme="majorEastAsia" w:hAnsiTheme="minorHAnsi" w:cstheme="majorBidi"/>
      <w:b/>
      <w:iCs/>
      <w:color w:val="000000" w:themeColor="text1"/>
      <w:szCs w:val="22"/>
      <w:lang w:eastAsia="en-US"/>
      <w14:ligatures w14:val="standardContextual"/>
    </w:rPr>
  </w:style>
  <w:style w:type="paragraph" w:styleId="Heading5">
    <w:name w:val="heading 5"/>
    <w:basedOn w:val="Normal"/>
    <w:next w:val="Normal"/>
    <w:link w:val="Heading5Char"/>
    <w:uiPriority w:val="9"/>
    <w:unhideWhenUsed/>
    <w:qFormat/>
    <w:rsid w:val="00146753"/>
    <w:pPr>
      <w:keepNext/>
      <w:spacing w:before="40" w:line="360" w:lineRule="auto"/>
      <w:jc w:val="both"/>
      <w:outlineLvl w:val="4"/>
    </w:pPr>
    <w:rPr>
      <w:rFonts w:asciiTheme="majorHAnsi" w:eastAsiaTheme="majorEastAsia" w:hAnsiTheme="majorHAnsi" w:cstheme="majorBidi"/>
      <w:color w:val="2F5496" w:themeColor="accent1" w:themeShade="BF"/>
      <w:sz w:val="22"/>
      <w:szCs w:val="22"/>
      <w:lang w:eastAsia="en-US"/>
      <w14:ligatures w14:val="standardContextual"/>
    </w:rPr>
  </w:style>
  <w:style w:type="paragraph" w:styleId="Heading6">
    <w:name w:val="heading 6"/>
    <w:basedOn w:val="Normal"/>
    <w:next w:val="Normal"/>
    <w:link w:val="Heading6Char"/>
    <w:uiPriority w:val="9"/>
    <w:unhideWhenUsed/>
    <w:qFormat/>
    <w:rsid w:val="00146753"/>
    <w:pPr>
      <w:keepNext/>
      <w:spacing w:before="40" w:line="360" w:lineRule="auto"/>
      <w:jc w:val="both"/>
      <w:outlineLvl w:val="5"/>
    </w:pPr>
    <w:rPr>
      <w:rFonts w:asciiTheme="majorHAnsi" w:eastAsiaTheme="majorEastAsia" w:hAnsiTheme="majorHAnsi" w:cstheme="majorBidi"/>
      <w:color w:val="1F3763"/>
      <w:sz w:val="22"/>
      <w:szCs w:val="22"/>
      <w:lang w:eastAsia="en-US"/>
      <w14:ligatures w14:val="standardContextual"/>
    </w:rPr>
  </w:style>
  <w:style w:type="paragraph" w:styleId="Heading7">
    <w:name w:val="heading 7"/>
    <w:basedOn w:val="Normal"/>
    <w:next w:val="Normal"/>
    <w:link w:val="Heading7Char"/>
    <w:uiPriority w:val="9"/>
    <w:unhideWhenUsed/>
    <w:qFormat/>
    <w:rsid w:val="00146753"/>
    <w:pPr>
      <w:keepNext/>
      <w:spacing w:before="40" w:line="360" w:lineRule="auto"/>
      <w:jc w:val="both"/>
      <w:outlineLvl w:val="6"/>
    </w:pPr>
    <w:rPr>
      <w:rFonts w:asciiTheme="majorHAnsi" w:eastAsiaTheme="majorEastAsia" w:hAnsiTheme="majorHAnsi" w:cstheme="majorBidi"/>
      <w:i/>
      <w:iCs/>
      <w:color w:val="1F3763"/>
      <w:sz w:val="22"/>
      <w:szCs w:val="22"/>
      <w:lang w:eastAsia="en-US"/>
      <w14:ligatures w14:val="standardContextual"/>
    </w:rPr>
  </w:style>
  <w:style w:type="paragraph" w:styleId="Heading8">
    <w:name w:val="heading 8"/>
    <w:basedOn w:val="Normal"/>
    <w:next w:val="Normal"/>
    <w:link w:val="Heading8Char"/>
    <w:uiPriority w:val="9"/>
    <w:unhideWhenUsed/>
    <w:qFormat/>
    <w:rsid w:val="00146753"/>
    <w:pPr>
      <w:keepNext/>
      <w:spacing w:before="40" w:line="360" w:lineRule="auto"/>
      <w:jc w:val="both"/>
      <w:outlineLvl w:val="7"/>
    </w:pPr>
    <w:rPr>
      <w:rFonts w:asciiTheme="majorHAnsi" w:eastAsiaTheme="majorEastAsia" w:hAnsiTheme="majorHAnsi" w:cstheme="majorBidi"/>
      <w:color w:val="272727"/>
      <w:sz w:val="21"/>
      <w:szCs w:val="21"/>
      <w:lang w:eastAsia="en-US"/>
      <w14:ligatures w14:val="standardContextual"/>
    </w:rPr>
  </w:style>
  <w:style w:type="paragraph" w:styleId="Heading9">
    <w:name w:val="heading 9"/>
    <w:basedOn w:val="Normal"/>
    <w:next w:val="Normal"/>
    <w:link w:val="Heading9Char"/>
    <w:uiPriority w:val="9"/>
    <w:unhideWhenUsed/>
    <w:qFormat/>
    <w:rsid w:val="00146753"/>
    <w:pPr>
      <w:keepNext/>
      <w:spacing w:before="40" w:line="360" w:lineRule="auto"/>
      <w:jc w:val="both"/>
      <w:outlineLvl w:val="8"/>
    </w:pPr>
    <w:rPr>
      <w:rFonts w:asciiTheme="majorHAnsi" w:eastAsiaTheme="majorEastAsia" w:hAnsiTheme="majorHAnsi" w:cstheme="majorBidi"/>
      <w:i/>
      <w:iCs/>
      <w:color w:val="272727"/>
      <w:sz w:val="21"/>
      <w:szCs w:val="21"/>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308"/>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5A4308"/>
    <w:rPr>
      <w:rFonts w:asciiTheme="majorHAnsi" w:eastAsiaTheme="majorEastAsia" w:hAnsiTheme="majorHAnsi" w:cstheme="majorBidi"/>
      <w:color w:val="2F5496" w:themeColor="accent1" w:themeShade="BF"/>
      <w:sz w:val="26"/>
      <w:szCs w:val="26"/>
      <w:lang w:val="en-GB"/>
    </w:rPr>
  </w:style>
  <w:style w:type="paragraph" w:styleId="NoSpacing">
    <w:name w:val="No Spacing"/>
    <w:link w:val="NoSpacingChar"/>
    <w:uiPriority w:val="1"/>
    <w:qFormat/>
    <w:rsid w:val="005A4308"/>
    <w:pPr>
      <w:spacing w:after="0" w:line="240" w:lineRule="auto"/>
    </w:pPr>
  </w:style>
  <w:style w:type="paragraph" w:styleId="ListParagraph">
    <w:name w:val="List Paragraph"/>
    <w:basedOn w:val="Normal"/>
    <w:uiPriority w:val="34"/>
    <w:qFormat/>
    <w:rsid w:val="005A4308"/>
    <w:pPr>
      <w:spacing w:after="160" w:line="360" w:lineRule="auto"/>
      <w:ind w:left="720"/>
      <w:contextualSpacing/>
      <w:jc w:val="both"/>
    </w:pPr>
    <w:rPr>
      <w:rFonts w:asciiTheme="minorHAnsi" w:eastAsiaTheme="minorHAnsi" w:hAnsiTheme="minorHAnsi" w:cstheme="minorBidi"/>
      <w:sz w:val="22"/>
      <w:szCs w:val="22"/>
      <w:lang w:eastAsia="en-US"/>
      <w14:ligatures w14:val="standardContextual"/>
    </w:rPr>
  </w:style>
  <w:style w:type="character" w:customStyle="1" w:styleId="Heading3Char">
    <w:name w:val="Heading 3 Char"/>
    <w:basedOn w:val="DefaultParagraphFont"/>
    <w:link w:val="Heading3"/>
    <w:uiPriority w:val="9"/>
    <w:rsid w:val="00146753"/>
    <w:rPr>
      <w:rFonts w:eastAsiaTheme="majorEastAsia" w:cstheme="majorBidi"/>
      <w:b/>
      <w:color w:val="000000" w:themeColor="text1"/>
      <w:kern w:val="0"/>
      <w:sz w:val="24"/>
      <w:szCs w:val="24"/>
    </w:rPr>
  </w:style>
  <w:style w:type="character" w:customStyle="1" w:styleId="Heading4Char">
    <w:name w:val="Heading 4 Char"/>
    <w:basedOn w:val="DefaultParagraphFont"/>
    <w:link w:val="Heading4"/>
    <w:uiPriority w:val="9"/>
    <w:rsid w:val="00146753"/>
    <w:rPr>
      <w:rFonts w:eastAsiaTheme="majorEastAsia" w:cstheme="majorBidi"/>
      <w:b/>
      <w:iCs/>
      <w:color w:val="000000" w:themeColor="text1"/>
      <w:kern w:val="0"/>
      <w:sz w:val="24"/>
    </w:rPr>
  </w:style>
  <w:style w:type="character" w:customStyle="1" w:styleId="Heading5Char">
    <w:name w:val="Heading 5 Char"/>
    <w:basedOn w:val="DefaultParagraphFont"/>
    <w:link w:val="Heading5"/>
    <w:uiPriority w:val="9"/>
    <w:rsid w:val="00146753"/>
    <w:rPr>
      <w:rFonts w:asciiTheme="majorHAnsi" w:eastAsiaTheme="majorEastAsia" w:hAnsiTheme="majorHAnsi" w:cstheme="majorBidi"/>
      <w:color w:val="2F5496" w:themeColor="accent1" w:themeShade="BF"/>
      <w:kern w:val="0"/>
    </w:rPr>
  </w:style>
  <w:style w:type="character" w:customStyle="1" w:styleId="Heading6Char">
    <w:name w:val="Heading 6 Char"/>
    <w:basedOn w:val="DefaultParagraphFont"/>
    <w:link w:val="Heading6"/>
    <w:uiPriority w:val="9"/>
    <w:rsid w:val="00146753"/>
    <w:rPr>
      <w:rFonts w:asciiTheme="majorHAnsi" w:eastAsiaTheme="majorEastAsia" w:hAnsiTheme="majorHAnsi" w:cstheme="majorBidi"/>
      <w:color w:val="1F3763"/>
      <w:kern w:val="0"/>
    </w:rPr>
  </w:style>
  <w:style w:type="character" w:customStyle="1" w:styleId="Heading7Char">
    <w:name w:val="Heading 7 Char"/>
    <w:basedOn w:val="DefaultParagraphFont"/>
    <w:link w:val="Heading7"/>
    <w:uiPriority w:val="9"/>
    <w:rsid w:val="00146753"/>
    <w:rPr>
      <w:rFonts w:asciiTheme="majorHAnsi" w:eastAsiaTheme="majorEastAsia" w:hAnsiTheme="majorHAnsi" w:cstheme="majorBidi"/>
      <w:i/>
      <w:iCs/>
      <w:color w:val="1F3763"/>
      <w:kern w:val="0"/>
    </w:rPr>
  </w:style>
  <w:style w:type="character" w:customStyle="1" w:styleId="Heading8Char">
    <w:name w:val="Heading 8 Char"/>
    <w:basedOn w:val="DefaultParagraphFont"/>
    <w:link w:val="Heading8"/>
    <w:uiPriority w:val="9"/>
    <w:rsid w:val="00146753"/>
    <w:rPr>
      <w:rFonts w:asciiTheme="majorHAnsi" w:eastAsiaTheme="majorEastAsia" w:hAnsiTheme="majorHAnsi" w:cstheme="majorBidi"/>
      <w:color w:val="272727"/>
      <w:kern w:val="0"/>
      <w:sz w:val="21"/>
      <w:szCs w:val="21"/>
    </w:rPr>
  </w:style>
  <w:style w:type="character" w:customStyle="1" w:styleId="Heading9Char">
    <w:name w:val="Heading 9 Char"/>
    <w:basedOn w:val="DefaultParagraphFont"/>
    <w:link w:val="Heading9"/>
    <w:uiPriority w:val="9"/>
    <w:rsid w:val="00146753"/>
    <w:rPr>
      <w:rFonts w:asciiTheme="majorHAnsi" w:eastAsiaTheme="majorEastAsia" w:hAnsiTheme="majorHAnsi" w:cstheme="majorBidi"/>
      <w:i/>
      <w:iCs/>
      <w:color w:val="272727"/>
      <w:kern w:val="0"/>
      <w:sz w:val="21"/>
      <w:szCs w:val="21"/>
    </w:rPr>
  </w:style>
  <w:style w:type="paragraph" w:styleId="Footer">
    <w:name w:val="footer"/>
    <w:basedOn w:val="Normal"/>
    <w:link w:val="FooterChar"/>
    <w:uiPriority w:val="99"/>
    <w:unhideWhenUsed/>
    <w:rsid w:val="00146753"/>
    <w:pPr>
      <w:tabs>
        <w:tab w:val="center" w:pos="4703"/>
        <w:tab w:val="right" w:pos="9406"/>
      </w:tabs>
      <w:jc w:val="both"/>
    </w:pPr>
    <w:rPr>
      <w:rFonts w:asciiTheme="minorHAnsi" w:eastAsiaTheme="minorHAnsi" w:hAnsiTheme="minorHAnsi" w:cstheme="minorBidi"/>
      <w:sz w:val="22"/>
      <w:szCs w:val="22"/>
      <w:lang w:eastAsia="en-US"/>
      <w14:ligatures w14:val="standardContextual"/>
    </w:rPr>
  </w:style>
  <w:style w:type="character" w:customStyle="1" w:styleId="FooterChar">
    <w:name w:val="Footer Char"/>
    <w:basedOn w:val="DefaultParagraphFont"/>
    <w:link w:val="Footer"/>
    <w:uiPriority w:val="99"/>
    <w:rsid w:val="00146753"/>
    <w:rPr>
      <w:kern w:val="0"/>
    </w:rPr>
  </w:style>
  <w:style w:type="character" w:styleId="Hyperlink">
    <w:name w:val="Hyperlink"/>
    <w:basedOn w:val="DefaultParagraphFont"/>
    <w:uiPriority w:val="99"/>
    <w:unhideWhenUsed/>
    <w:rsid w:val="00146753"/>
    <w:rPr>
      <w:color w:val="0000FF"/>
      <w:u w:val="single"/>
    </w:rPr>
  </w:style>
  <w:style w:type="paragraph" w:styleId="Title">
    <w:name w:val="Title"/>
    <w:basedOn w:val="Normal"/>
    <w:next w:val="Normal"/>
    <w:link w:val="TitleChar"/>
    <w:autoRedefine/>
    <w:uiPriority w:val="10"/>
    <w:qFormat/>
    <w:rsid w:val="00146753"/>
    <w:pPr>
      <w:spacing w:line="480" w:lineRule="auto"/>
      <w:contextualSpacing/>
      <w:jc w:val="both"/>
    </w:pPr>
    <w:rPr>
      <w:rFonts w:asciiTheme="minorHAnsi" w:eastAsiaTheme="majorEastAsia" w:hAnsiTheme="minorHAnsi" w:cstheme="majorBidi"/>
      <w:b/>
      <w:spacing w:val="-10"/>
      <w:kern w:val="28"/>
      <w:sz w:val="36"/>
      <w:szCs w:val="56"/>
      <w:lang w:eastAsia="en-US"/>
      <w14:ligatures w14:val="standardContextual"/>
    </w:rPr>
  </w:style>
  <w:style w:type="character" w:customStyle="1" w:styleId="TitleChar">
    <w:name w:val="Title Char"/>
    <w:basedOn w:val="DefaultParagraphFont"/>
    <w:link w:val="Title"/>
    <w:uiPriority w:val="10"/>
    <w:rsid w:val="00146753"/>
    <w:rPr>
      <w:rFonts w:eastAsiaTheme="majorEastAsia" w:cstheme="majorBidi"/>
      <w:b/>
      <w:spacing w:val="-10"/>
      <w:kern w:val="28"/>
      <w:sz w:val="36"/>
      <w:szCs w:val="56"/>
    </w:rPr>
  </w:style>
  <w:style w:type="paragraph" w:styleId="TOCHeading">
    <w:name w:val="TOC Heading"/>
    <w:basedOn w:val="Heading1"/>
    <w:next w:val="Normal"/>
    <w:uiPriority w:val="39"/>
    <w:unhideWhenUsed/>
    <w:qFormat/>
    <w:rsid w:val="00146753"/>
    <w:pPr>
      <w:spacing w:before="480" w:after="360" w:line="240" w:lineRule="auto"/>
      <w:outlineLvl w:val="9"/>
    </w:pPr>
    <w:rPr>
      <w:rFonts w:asciiTheme="minorHAnsi" w:hAnsiTheme="minorHAnsi"/>
      <w:b/>
      <w:color w:val="000000" w:themeColor="text1"/>
    </w:rPr>
  </w:style>
  <w:style w:type="paragraph" w:styleId="TOC1">
    <w:name w:val="toc 1"/>
    <w:basedOn w:val="Normal"/>
    <w:next w:val="Normal"/>
    <w:autoRedefine/>
    <w:uiPriority w:val="39"/>
    <w:unhideWhenUsed/>
    <w:rsid w:val="00146753"/>
    <w:pPr>
      <w:spacing w:before="120" w:line="360" w:lineRule="auto"/>
    </w:pPr>
    <w:rPr>
      <w:rFonts w:asciiTheme="minorHAnsi" w:eastAsiaTheme="minorHAnsi" w:hAnsiTheme="minorHAnsi" w:cstheme="minorHAnsi"/>
      <w:b/>
      <w:bCs/>
      <w:i/>
      <w:iCs/>
      <w:lang w:eastAsia="en-US"/>
      <w14:ligatures w14:val="standardContextual"/>
    </w:rPr>
  </w:style>
  <w:style w:type="paragraph" w:styleId="TOC2">
    <w:name w:val="toc 2"/>
    <w:basedOn w:val="Normal"/>
    <w:next w:val="Normal"/>
    <w:autoRedefine/>
    <w:uiPriority w:val="39"/>
    <w:unhideWhenUsed/>
    <w:rsid w:val="00146753"/>
    <w:pPr>
      <w:spacing w:before="120" w:line="360" w:lineRule="auto"/>
      <w:ind w:left="220"/>
    </w:pPr>
    <w:rPr>
      <w:rFonts w:asciiTheme="minorHAnsi" w:eastAsiaTheme="minorHAnsi" w:hAnsiTheme="minorHAnsi" w:cstheme="minorHAnsi"/>
      <w:b/>
      <w:bCs/>
      <w:sz w:val="22"/>
      <w:szCs w:val="22"/>
      <w:lang w:eastAsia="en-US"/>
      <w14:ligatures w14:val="standardContextual"/>
    </w:rPr>
  </w:style>
  <w:style w:type="paragraph" w:styleId="TOC3">
    <w:name w:val="toc 3"/>
    <w:basedOn w:val="Normal"/>
    <w:next w:val="Normal"/>
    <w:autoRedefine/>
    <w:uiPriority w:val="39"/>
    <w:unhideWhenUsed/>
    <w:rsid w:val="00146753"/>
    <w:pPr>
      <w:spacing w:line="360" w:lineRule="auto"/>
      <w:ind w:left="440"/>
    </w:pPr>
    <w:rPr>
      <w:rFonts w:asciiTheme="minorHAnsi" w:eastAsiaTheme="minorHAnsi" w:hAnsiTheme="minorHAnsi" w:cstheme="minorHAnsi"/>
      <w:sz w:val="20"/>
      <w:szCs w:val="20"/>
      <w:lang w:eastAsia="en-US"/>
      <w14:ligatures w14:val="standardContextual"/>
    </w:rPr>
  </w:style>
  <w:style w:type="table" w:styleId="TableGrid">
    <w:name w:val="Table Grid"/>
    <w:basedOn w:val="TableNormal"/>
    <w:uiPriority w:val="39"/>
    <w:rsid w:val="00146753"/>
    <w:pPr>
      <w:spacing w:after="0" w:line="240" w:lineRule="auto"/>
    </w:pPr>
    <w:rPr>
      <w:kern w:val="0"/>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6753"/>
    <w:pPr>
      <w:tabs>
        <w:tab w:val="center" w:pos="4703"/>
        <w:tab w:val="right" w:pos="9406"/>
      </w:tabs>
      <w:jc w:val="both"/>
    </w:pPr>
    <w:rPr>
      <w:rFonts w:asciiTheme="minorHAnsi" w:eastAsiaTheme="minorHAnsi" w:hAnsiTheme="minorHAnsi" w:cstheme="minorBidi"/>
      <w:sz w:val="22"/>
      <w:szCs w:val="22"/>
      <w:lang w:eastAsia="en-US"/>
      <w14:ligatures w14:val="standardContextual"/>
    </w:rPr>
  </w:style>
  <w:style w:type="character" w:customStyle="1" w:styleId="HeaderChar">
    <w:name w:val="Header Char"/>
    <w:basedOn w:val="DefaultParagraphFont"/>
    <w:link w:val="Header"/>
    <w:uiPriority w:val="99"/>
    <w:rsid w:val="00146753"/>
    <w:rPr>
      <w:kern w:val="0"/>
    </w:rPr>
  </w:style>
  <w:style w:type="character" w:customStyle="1" w:styleId="NoSpacingChar">
    <w:name w:val="No Spacing Char"/>
    <w:basedOn w:val="DefaultParagraphFont"/>
    <w:link w:val="NoSpacing"/>
    <w:uiPriority w:val="1"/>
    <w:rsid w:val="00146753"/>
  </w:style>
  <w:style w:type="character" w:styleId="Strong">
    <w:name w:val="Strong"/>
    <w:basedOn w:val="DefaultParagraphFont"/>
    <w:uiPriority w:val="22"/>
    <w:qFormat/>
    <w:rsid w:val="00146753"/>
    <w:rPr>
      <w:b/>
      <w:bCs/>
    </w:rPr>
  </w:style>
  <w:style w:type="character" w:styleId="Emphasis">
    <w:name w:val="Emphasis"/>
    <w:basedOn w:val="DefaultParagraphFont"/>
    <w:uiPriority w:val="20"/>
    <w:qFormat/>
    <w:rsid w:val="00146753"/>
    <w:rPr>
      <w:i/>
      <w:iCs/>
    </w:rPr>
  </w:style>
  <w:style w:type="paragraph" w:customStyle="1" w:styleId="EndNoteBibliography">
    <w:name w:val="EndNote Bibliography"/>
    <w:basedOn w:val="Normal"/>
    <w:link w:val="EndNoteBibliographyChar"/>
    <w:rsid w:val="00146753"/>
    <w:pPr>
      <w:spacing w:after="160"/>
      <w:jc w:val="both"/>
    </w:pPr>
    <w:rPr>
      <w:rFonts w:ascii="Calibri" w:eastAsiaTheme="minorHAnsi" w:hAnsi="Calibri" w:cs="Calibri"/>
      <w:noProof/>
      <w:sz w:val="22"/>
      <w:szCs w:val="22"/>
      <w:lang w:eastAsia="en-US"/>
      <w14:ligatures w14:val="standardContextual"/>
    </w:rPr>
  </w:style>
  <w:style w:type="character" w:customStyle="1" w:styleId="EndNoteBibliographyChar">
    <w:name w:val="EndNote Bibliography Char"/>
    <w:basedOn w:val="NoSpacingChar"/>
    <w:link w:val="EndNoteBibliography"/>
    <w:rsid w:val="00146753"/>
    <w:rPr>
      <w:rFonts w:ascii="Calibri" w:hAnsi="Calibri" w:cs="Calibri"/>
      <w:noProof/>
      <w:kern w:val="0"/>
    </w:rPr>
  </w:style>
  <w:style w:type="character" w:customStyle="1" w:styleId="normaltextrun">
    <w:name w:val="normaltextrun"/>
    <w:basedOn w:val="DefaultParagraphFont"/>
    <w:rsid w:val="00146753"/>
  </w:style>
  <w:style w:type="character" w:styleId="CommentReference">
    <w:name w:val="annotation reference"/>
    <w:basedOn w:val="DefaultParagraphFont"/>
    <w:uiPriority w:val="99"/>
    <w:semiHidden/>
    <w:unhideWhenUsed/>
    <w:rsid w:val="00146753"/>
    <w:rPr>
      <w:sz w:val="16"/>
      <w:szCs w:val="16"/>
    </w:rPr>
  </w:style>
  <w:style w:type="paragraph" w:styleId="CommentText">
    <w:name w:val="annotation text"/>
    <w:basedOn w:val="Normal"/>
    <w:link w:val="CommentTextChar"/>
    <w:uiPriority w:val="99"/>
    <w:unhideWhenUsed/>
    <w:rsid w:val="00146753"/>
    <w:pPr>
      <w:spacing w:after="160"/>
      <w:jc w:val="both"/>
    </w:pPr>
    <w:rPr>
      <w:rFonts w:asciiTheme="minorHAnsi" w:eastAsiaTheme="minorHAnsi" w:hAnsiTheme="minorHAnsi" w:cstheme="minorBidi"/>
      <w:sz w:val="20"/>
      <w:szCs w:val="20"/>
      <w:lang w:eastAsia="en-US"/>
      <w14:ligatures w14:val="standardContextual"/>
    </w:rPr>
  </w:style>
  <w:style w:type="character" w:customStyle="1" w:styleId="CommentTextChar">
    <w:name w:val="Comment Text Char"/>
    <w:basedOn w:val="DefaultParagraphFont"/>
    <w:link w:val="CommentText"/>
    <w:uiPriority w:val="99"/>
    <w:rsid w:val="00146753"/>
    <w:rPr>
      <w:kern w:val="0"/>
      <w:sz w:val="20"/>
      <w:szCs w:val="20"/>
    </w:rPr>
  </w:style>
  <w:style w:type="paragraph" w:styleId="Revision">
    <w:name w:val="Revision"/>
    <w:hidden/>
    <w:uiPriority w:val="99"/>
    <w:semiHidden/>
    <w:rsid w:val="00146753"/>
    <w:pPr>
      <w:spacing w:after="0" w:line="240" w:lineRule="auto"/>
    </w:pPr>
    <w:rPr>
      <w:kern w:val="0"/>
    </w:rPr>
  </w:style>
  <w:style w:type="paragraph" w:styleId="CommentSubject">
    <w:name w:val="annotation subject"/>
    <w:basedOn w:val="CommentText"/>
    <w:next w:val="CommentText"/>
    <w:link w:val="CommentSubjectChar"/>
    <w:uiPriority w:val="99"/>
    <w:semiHidden/>
    <w:unhideWhenUsed/>
    <w:rsid w:val="00146753"/>
    <w:rPr>
      <w:b/>
      <w:bCs/>
    </w:rPr>
  </w:style>
  <w:style w:type="character" w:customStyle="1" w:styleId="CommentSubjectChar">
    <w:name w:val="Comment Subject Char"/>
    <w:basedOn w:val="CommentTextChar"/>
    <w:link w:val="CommentSubject"/>
    <w:uiPriority w:val="99"/>
    <w:semiHidden/>
    <w:rsid w:val="00146753"/>
    <w:rPr>
      <w:b/>
      <w:bCs/>
      <w:kern w:val="0"/>
      <w:sz w:val="20"/>
      <w:szCs w:val="20"/>
    </w:rPr>
  </w:style>
  <w:style w:type="character" w:styleId="UnresolvedMention">
    <w:name w:val="Unresolved Mention"/>
    <w:basedOn w:val="DefaultParagraphFont"/>
    <w:uiPriority w:val="99"/>
    <w:semiHidden/>
    <w:unhideWhenUsed/>
    <w:rsid w:val="00146753"/>
    <w:rPr>
      <w:color w:val="605E5C"/>
      <w:shd w:val="clear" w:color="auto" w:fill="E1DFDD"/>
    </w:rPr>
  </w:style>
  <w:style w:type="character" w:styleId="FollowedHyperlink">
    <w:name w:val="FollowedHyperlink"/>
    <w:basedOn w:val="DefaultParagraphFont"/>
    <w:uiPriority w:val="99"/>
    <w:semiHidden/>
    <w:unhideWhenUsed/>
    <w:rsid w:val="00146753"/>
    <w:rPr>
      <w:color w:val="954F72" w:themeColor="followedHyperlink"/>
      <w:u w:val="single"/>
    </w:rPr>
  </w:style>
  <w:style w:type="character" w:customStyle="1" w:styleId="title-text">
    <w:name w:val="title-text"/>
    <w:basedOn w:val="DefaultParagraphFont"/>
    <w:rsid w:val="00146753"/>
  </w:style>
  <w:style w:type="character" w:styleId="LineNumber">
    <w:name w:val="line number"/>
    <w:basedOn w:val="DefaultParagraphFont"/>
    <w:uiPriority w:val="99"/>
    <w:semiHidden/>
    <w:unhideWhenUsed/>
    <w:rsid w:val="00146753"/>
  </w:style>
  <w:style w:type="paragraph" w:styleId="Subtitle">
    <w:name w:val="Subtitle"/>
    <w:basedOn w:val="Normal"/>
    <w:next w:val="Normal"/>
    <w:link w:val="SubtitleChar"/>
    <w:uiPriority w:val="11"/>
    <w:qFormat/>
    <w:rsid w:val="00146753"/>
    <w:pPr>
      <w:spacing w:after="160" w:line="360" w:lineRule="auto"/>
      <w:jc w:val="both"/>
    </w:pPr>
    <w:rPr>
      <w:rFonts w:asciiTheme="minorHAnsi" w:eastAsiaTheme="minorEastAsia" w:hAnsiTheme="minorHAnsi" w:cstheme="minorBidi"/>
      <w:color w:val="5A5A5A"/>
      <w:sz w:val="22"/>
      <w:szCs w:val="22"/>
      <w:lang w:eastAsia="en-US"/>
      <w14:ligatures w14:val="standardContextual"/>
    </w:rPr>
  </w:style>
  <w:style w:type="character" w:customStyle="1" w:styleId="SubtitleChar">
    <w:name w:val="Subtitle Char"/>
    <w:basedOn w:val="DefaultParagraphFont"/>
    <w:link w:val="Subtitle"/>
    <w:uiPriority w:val="11"/>
    <w:rsid w:val="00146753"/>
    <w:rPr>
      <w:rFonts w:eastAsiaTheme="minorEastAsia"/>
      <w:color w:val="5A5A5A"/>
      <w:kern w:val="0"/>
    </w:rPr>
  </w:style>
  <w:style w:type="paragraph" w:styleId="Quote">
    <w:name w:val="Quote"/>
    <w:basedOn w:val="Normal"/>
    <w:next w:val="Normal"/>
    <w:link w:val="QuoteChar"/>
    <w:uiPriority w:val="29"/>
    <w:qFormat/>
    <w:rsid w:val="00146753"/>
    <w:pPr>
      <w:spacing w:before="200" w:after="160" w:line="360" w:lineRule="auto"/>
      <w:ind w:left="864" w:right="864"/>
      <w:jc w:val="center"/>
    </w:pPr>
    <w:rPr>
      <w:rFonts w:asciiTheme="minorHAnsi" w:eastAsiaTheme="minorHAnsi" w:hAnsiTheme="minorHAnsi" w:cstheme="minorBidi"/>
      <w:i/>
      <w:iCs/>
      <w:color w:val="404040" w:themeColor="text1" w:themeTint="BF"/>
      <w:sz w:val="22"/>
      <w:szCs w:val="22"/>
      <w:lang w:eastAsia="en-US"/>
      <w14:ligatures w14:val="standardContextual"/>
    </w:rPr>
  </w:style>
  <w:style w:type="character" w:customStyle="1" w:styleId="QuoteChar">
    <w:name w:val="Quote Char"/>
    <w:basedOn w:val="DefaultParagraphFont"/>
    <w:link w:val="Quote"/>
    <w:uiPriority w:val="29"/>
    <w:rsid w:val="00146753"/>
    <w:rPr>
      <w:i/>
      <w:iCs/>
      <w:color w:val="404040" w:themeColor="text1" w:themeTint="BF"/>
      <w:kern w:val="0"/>
    </w:rPr>
  </w:style>
  <w:style w:type="paragraph" w:styleId="IntenseQuote">
    <w:name w:val="Intense Quote"/>
    <w:basedOn w:val="Normal"/>
    <w:next w:val="Normal"/>
    <w:link w:val="IntenseQuoteChar"/>
    <w:uiPriority w:val="30"/>
    <w:qFormat/>
    <w:rsid w:val="00146753"/>
    <w:pPr>
      <w:spacing w:before="360" w:after="360" w:line="360" w:lineRule="auto"/>
      <w:ind w:left="864" w:right="864"/>
      <w:jc w:val="center"/>
    </w:pPr>
    <w:rPr>
      <w:rFonts w:asciiTheme="minorHAnsi" w:eastAsiaTheme="minorHAnsi" w:hAnsiTheme="minorHAnsi" w:cstheme="minorBidi"/>
      <w:i/>
      <w:iCs/>
      <w:color w:val="4472C4" w:themeColor="accent1"/>
      <w:sz w:val="22"/>
      <w:szCs w:val="22"/>
      <w:lang w:eastAsia="en-US"/>
      <w14:ligatures w14:val="standardContextual"/>
    </w:rPr>
  </w:style>
  <w:style w:type="character" w:customStyle="1" w:styleId="IntenseQuoteChar">
    <w:name w:val="Intense Quote Char"/>
    <w:basedOn w:val="DefaultParagraphFont"/>
    <w:link w:val="IntenseQuote"/>
    <w:uiPriority w:val="30"/>
    <w:rsid w:val="00146753"/>
    <w:rPr>
      <w:i/>
      <w:iCs/>
      <w:color w:val="4472C4" w:themeColor="accent1"/>
      <w:kern w:val="0"/>
    </w:rPr>
  </w:style>
  <w:style w:type="paragraph" w:styleId="TOC4">
    <w:name w:val="toc 4"/>
    <w:basedOn w:val="Normal"/>
    <w:next w:val="Normal"/>
    <w:uiPriority w:val="39"/>
    <w:unhideWhenUsed/>
    <w:rsid w:val="00146753"/>
    <w:pPr>
      <w:spacing w:line="360" w:lineRule="auto"/>
      <w:ind w:left="660"/>
    </w:pPr>
    <w:rPr>
      <w:rFonts w:asciiTheme="minorHAnsi" w:eastAsiaTheme="minorHAnsi" w:hAnsiTheme="minorHAnsi" w:cstheme="minorHAnsi"/>
      <w:sz w:val="20"/>
      <w:szCs w:val="20"/>
      <w:lang w:eastAsia="en-US"/>
      <w14:ligatures w14:val="standardContextual"/>
    </w:rPr>
  </w:style>
  <w:style w:type="paragraph" w:styleId="TOC5">
    <w:name w:val="toc 5"/>
    <w:basedOn w:val="Normal"/>
    <w:next w:val="Normal"/>
    <w:uiPriority w:val="39"/>
    <w:unhideWhenUsed/>
    <w:rsid w:val="00146753"/>
    <w:pPr>
      <w:spacing w:line="360" w:lineRule="auto"/>
      <w:ind w:left="880"/>
    </w:pPr>
    <w:rPr>
      <w:rFonts w:asciiTheme="minorHAnsi" w:eastAsiaTheme="minorHAnsi" w:hAnsiTheme="minorHAnsi" w:cstheme="minorHAnsi"/>
      <w:sz w:val="20"/>
      <w:szCs w:val="20"/>
      <w:lang w:eastAsia="en-US"/>
      <w14:ligatures w14:val="standardContextual"/>
    </w:rPr>
  </w:style>
  <w:style w:type="paragraph" w:styleId="TOC6">
    <w:name w:val="toc 6"/>
    <w:basedOn w:val="Normal"/>
    <w:next w:val="Normal"/>
    <w:uiPriority w:val="39"/>
    <w:unhideWhenUsed/>
    <w:rsid w:val="00146753"/>
    <w:pPr>
      <w:spacing w:line="360" w:lineRule="auto"/>
      <w:ind w:left="1100"/>
    </w:pPr>
    <w:rPr>
      <w:rFonts w:asciiTheme="minorHAnsi" w:eastAsiaTheme="minorHAnsi" w:hAnsiTheme="minorHAnsi" w:cstheme="minorHAnsi"/>
      <w:sz w:val="20"/>
      <w:szCs w:val="20"/>
      <w:lang w:eastAsia="en-US"/>
      <w14:ligatures w14:val="standardContextual"/>
    </w:rPr>
  </w:style>
  <w:style w:type="paragraph" w:styleId="TOC7">
    <w:name w:val="toc 7"/>
    <w:basedOn w:val="Normal"/>
    <w:next w:val="Normal"/>
    <w:uiPriority w:val="39"/>
    <w:unhideWhenUsed/>
    <w:rsid w:val="00146753"/>
    <w:pPr>
      <w:spacing w:line="360" w:lineRule="auto"/>
      <w:ind w:left="1320"/>
    </w:pPr>
    <w:rPr>
      <w:rFonts w:asciiTheme="minorHAnsi" w:eastAsiaTheme="minorHAnsi" w:hAnsiTheme="minorHAnsi" w:cstheme="minorHAnsi"/>
      <w:sz w:val="20"/>
      <w:szCs w:val="20"/>
      <w:lang w:eastAsia="en-US"/>
      <w14:ligatures w14:val="standardContextual"/>
    </w:rPr>
  </w:style>
  <w:style w:type="paragraph" w:styleId="TOC8">
    <w:name w:val="toc 8"/>
    <w:basedOn w:val="Normal"/>
    <w:next w:val="Normal"/>
    <w:uiPriority w:val="39"/>
    <w:unhideWhenUsed/>
    <w:rsid w:val="00146753"/>
    <w:pPr>
      <w:spacing w:line="360" w:lineRule="auto"/>
      <w:ind w:left="1540"/>
    </w:pPr>
    <w:rPr>
      <w:rFonts w:asciiTheme="minorHAnsi" w:eastAsiaTheme="minorHAnsi" w:hAnsiTheme="minorHAnsi" w:cstheme="minorHAnsi"/>
      <w:sz w:val="20"/>
      <w:szCs w:val="20"/>
      <w:lang w:eastAsia="en-US"/>
      <w14:ligatures w14:val="standardContextual"/>
    </w:rPr>
  </w:style>
  <w:style w:type="paragraph" w:styleId="TOC9">
    <w:name w:val="toc 9"/>
    <w:basedOn w:val="Normal"/>
    <w:next w:val="Normal"/>
    <w:uiPriority w:val="39"/>
    <w:unhideWhenUsed/>
    <w:rsid w:val="00146753"/>
    <w:pPr>
      <w:spacing w:line="360" w:lineRule="auto"/>
      <w:ind w:left="1760"/>
    </w:pPr>
    <w:rPr>
      <w:rFonts w:asciiTheme="minorHAnsi" w:eastAsiaTheme="minorHAnsi" w:hAnsiTheme="minorHAnsi" w:cstheme="minorHAnsi"/>
      <w:sz w:val="20"/>
      <w:szCs w:val="20"/>
      <w:lang w:eastAsia="en-US"/>
      <w14:ligatures w14:val="standardContextual"/>
    </w:rPr>
  </w:style>
  <w:style w:type="paragraph" w:styleId="EndnoteText">
    <w:name w:val="endnote text"/>
    <w:basedOn w:val="Normal"/>
    <w:link w:val="EndnoteTextChar"/>
    <w:uiPriority w:val="99"/>
    <w:semiHidden/>
    <w:unhideWhenUsed/>
    <w:rsid w:val="00146753"/>
    <w:pPr>
      <w:spacing w:line="360" w:lineRule="auto"/>
      <w:jc w:val="both"/>
    </w:pPr>
    <w:rPr>
      <w:rFonts w:asciiTheme="minorHAnsi" w:eastAsiaTheme="minorHAnsi" w:hAnsiTheme="minorHAnsi" w:cstheme="minorBidi"/>
      <w:sz w:val="20"/>
      <w:szCs w:val="20"/>
      <w:lang w:eastAsia="en-US"/>
      <w14:ligatures w14:val="standardContextual"/>
    </w:rPr>
  </w:style>
  <w:style w:type="character" w:customStyle="1" w:styleId="EndnoteTextChar">
    <w:name w:val="Endnote Text Char"/>
    <w:basedOn w:val="DefaultParagraphFont"/>
    <w:link w:val="EndnoteText"/>
    <w:uiPriority w:val="99"/>
    <w:semiHidden/>
    <w:rsid w:val="00146753"/>
    <w:rPr>
      <w:kern w:val="0"/>
      <w:sz w:val="20"/>
      <w:szCs w:val="20"/>
    </w:rPr>
  </w:style>
  <w:style w:type="paragraph" w:styleId="FootnoteText">
    <w:name w:val="footnote text"/>
    <w:basedOn w:val="Normal"/>
    <w:link w:val="FootnoteTextChar"/>
    <w:uiPriority w:val="99"/>
    <w:semiHidden/>
    <w:unhideWhenUsed/>
    <w:rsid w:val="00146753"/>
    <w:pPr>
      <w:spacing w:line="360" w:lineRule="auto"/>
      <w:jc w:val="both"/>
    </w:pPr>
    <w:rPr>
      <w:rFonts w:asciiTheme="minorHAnsi" w:eastAsiaTheme="minorHAnsi" w:hAnsiTheme="minorHAnsi" w:cstheme="minorBidi"/>
      <w:sz w:val="20"/>
      <w:szCs w:val="20"/>
      <w:lang w:eastAsia="en-US"/>
      <w14:ligatures w14:val="standardContextual"/>
    </w:rPr>
  </w:style>
  <w:style w:type="character" w:customStyle="1" w:styleId="FootnoteTextChar">
    <w:name w:val="Footnote Text Char"/>
    <w:basedOn w:val="DefaultParagraphFont"/>
    <w:link w:val="FootnoteText"/>
    <w:uiPriority w:val="99"/>
    <w:semiHidden/>
    <w:rsid w:val="00146753"/>
    <w:rPr>
      <w:kern w:val="0"/>
      <w:sz w:val="20"/>
      <w:szCs w:val="20"/>
    </w:rPr>
  </w:style>
  <w:style w:type="paragraph" w:styleId="NormalWeb">
    <w:name w:val="Normal (Web)"/>
    <w:basedOn w:val="Normal"/>
    <w:uiPriority w:val="99"/>
    <w:semiHidden/>
    <w:unhideWhenUsed/>
    <w:rsid w:val="00146753"/>
    <w:pPr>
      <w:spacing w:before="100" w:beforeAutospacing="1" w:after="100" w:afterAutospacing="1"/>
      <w:jc w:val="both"/>
    </w:pPr>
    <w:rPr>
      <w:lang w:eastAsia="en-US"/>
      <w14:ligatures w14:val="standardContextual"/>
    </w:rPr>
  </w:style>
  <w:style w:type="paragraph" w:customStyle="1" w:styleId="Default">
    <w:name w:val="Default"/>
    <w:rsid w:val="00146753"/>
    <w:pPr>
      <w:autoSpaceDE w:val="0"/>
      <w:autoSpaceDN w:val="0"/>
      <w:adjustRightInd w:val="0"/>
      <w:spacing w:after="0" w:line="240" w:lineRule="auto"/>
    </w:pPr>
    <w:rPr>
      <w:rFonts w:ascii="Calibri" w:hAnsi="Calibri" w:cs="Calibri"/>
      <w:color w:val="000000"/>
      <w:kern w:val="0"/>
      <w:sz w:val="24"/>
      <w:szCs w:val="24"/>
    </w:rPr>
  </w:style>
  <w:style w:type="table" w:styleId="PlainTable4">
    <w:name w:val="Plain Table 4"/>
    <w:basedOn w:val="TableNormal"/>
    <w:uiPriority w:val="44"/>
    <w:rsid w:val="00146753"/>
    <w:pPr>
      <w:spacing w:after="0" w:line="240" w:lineRule="auto"/>
    </w:pPr>
    <w:rPr>
      <w:kern w:val="0"/>
      <w:lang w:val="it-IT"/>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46753"/>
    <w:pPr>
      <w:spacing w:after="200" w:line="360" w:lineRule="auto"/>
      <w:jc w:val="both"/>
    </w:pPr>
    <w:rPr>
      <w:rFonts w:asciiTheme="minorHAnsi" w:eastAsiaTheme="minorHAnsi" w:hAnsiTheme="minorHAnsi" w:cstheme="minorBidi"/>
      <w:i/>
      <w:iCs/>
      <w:color w:val="44546A" w:themeColor="text2"/>
      <w:sz w:val="18"/>
      <w:szCs w:val="18"/>
      <w:lang w:val="it-IT" w:eastAsia="en-US"/>
      <w14:ligatures w14:val="standardContextual"/>
    </w:rPr>
  </w:style>
  <w:style w:type="character" w:styleId="FootnoteReference">
    <w:name w:val="footnote reference"/>
    <w:basedOn w:val="DefaultParagraphFont"/>
    <w:uiPriority w:val="99"/>
    <w:semiHidden/>
    <w:unhideWhenUsed/>
    <w:rsid w:val="00146753"/>
    <w:rPr>
      <w:vertAlign w:val="superscript"/>
    </w:rPr>
  </w:style>
  <w:style w:type="character" w:styleId="Mention">
    <w:name w:val="Mention"/>
    <w:basedOn w:val="DefaultParagraphFont"/>
    <w:uiPriority w:val="99"/>
    <w:unhideWhenUsed/>
    <w:rsid w:val="00146753"/>
    <w:rPr>
      <w:color w:val="2B579A"/>
      <w:shd w:val="clear" w:color="auto" w:fill="E6E6E6"/>
    </w:rPr>
  </w:style>
  <w:style w:type="character" w:styleId="PlaceholderText">
    <w:name w:val="Placeholder Text"/>
    <w:basedOn w:val="DefaultParagraphFont"/>
    <w:uiPriority w:val="99"/>
    <w:semiHidden/>
    <w:rsid w:val="00146753"/>
    <w:rPr>
      <w:color w:val="808080"/>
    </w:rPr>
  </w:style>
  <w:style w:type="character" w:styleId="PageNumber">
    <w:name w:val="page number"/>
    <w:basedOn w:val="DefaultParagraphFont"/>
    <w:uiPriority w:val="99"/>
    <w:semiHidden/>
    <w:unhideWhenUsed/>
    <w:rsid w:val="00146753"/>
  </w:style>
  <w:style w:type="paragraph" w:customStyle="1" w:styleId="figs">
    <w:name w:val="figs"/>
    <w:basedOn w:val="Default"/>
    <w:qFormat/>
    <w:rsid w:val="00146753"/>
    <w:pPr>
      <w:snapToGrid w:val="0"/>
    </w:pPr>
    <w:rPr>
      <w:rFonts w:cstheme="minorHAnsi"/>
      <w:sz w:val="21"/>
      <w:szCs w:val="21"/>
    </w:rPr>
  </w:style>
  <w:style w:type="paragraph" w:customStyle="1" w:styleId="paragraph">
    <w:name w:val="paragraph"/>
    <w:basedOn w:val="Normal"/>
    <w:rsid w:val="00146753"/>
    <w:pPr>
      <w:spacing w:before="100" w:beforeAutospacing="1" w:after="100" w:afterAutospacing="1"/>
    </w:pPr>
    <w:rPr>
      <w:lang w:eastAsia="en-US"/>
      <w14:ligatures w14:val="standardContextual"/>
    </w:rPr>
  </w:style>
  <w:style w:type="character" w:customStyle="1" w:styleId="eop">
    <w:name w:val="eop"/>
    <w:basedOn w:val="DefaultParagraphFont"/>
    <w:rsid w:val="00146753"/>
  </w:style>
  <w:style w:type="character" w:customStyle="1" w:styleId="cf01">
    <w:name w:val="cf01"/>
    <w:basedOn w:val="DefaultParagraphFont"/>
    <w:rsid w:val="00135B60"/>
    <w:rPr>
      <w:rFonts w:ascii="Segoe UI" w:hAnsi="Segoe UI" w:cs="Segoe UI" w:hint="default"/>
      <w:sz w:val="18"/>
      <w:szCs w:val="18"/>
      <w:shd w:val="clear" w:color="auto" w:fill="FFFFFF"/>
    </w:rPr>
  </w:style>
  <w:style w:type="character" w:customStyle="1" w:styleId="cf11">
    <w:name w:val="cf11"/>
    <w:basedOn w:val="DefaultParagraphFont"/>
    <w:rsid w:val="00135B60"/>
    <w:rPr>
      <w:rFonts w:ascii="Segoe UI" w:hAnsi="Segoe UI" w:cs="Segoe UI" w:hint="default"/>
      <w:sz w:val="18"/>
      <w:szCs w:val="18"/>
    </w:rPr>
  </w:style>
  <w:style w:type="paragraph" w:styleId="Bibliography">
    <w:name w:val="Bibliography"/>
    <w:basedOn w:val="Normal"/>
    <w:next w:val="Normal"/>
    <w:uiPriority w:val="37"/>
    <w:unhideWhenUsed/>
    <w:rsid w:val="00CB03BE"/>
    <w:pPr>
      <w:tabs>
        <w:tab w:val="left" w:pos="380"/>
      </w:tabs>
      <w:spacing w:line="480" w:lineRule="auto"/>
      <w:ind w:left="384" w:hanging="384"/>
      <w:jc w:val="both"/>
    </w:pPr>
    <w:rPr>
      <w:rFonts w:asciiTheme="minorHAnsi" w:eastAsiaTheme="minorHAnsi" w:hAnsiTheme="minorHAnsi" w:cstheme="minorBidi"/>
      <w:sz w:val="22"/>
      <w:szCs w:val="22"/>
      <w:lang w:eastAsia="en-US"/>
      <w14:ligatures w14:val="standardContextual"/>
    </w:rPr>
  </w:style>
  <w:style w:type="character" w:customStyle="1" w:styleId="apple-converted-space">
    <w:name w:val="apple-converted-space"/>
    <w:basedOn w:val="DefaultParagraphFont"/>
    <w:rsid w:val="00F55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8048931">
      <w:bodyDiv w:val="1"/>
      <w:marLeft w:val="0"/>
      <w:marRight w:val="0"/>
      <w:marTop w:val="0"/>
      <w:marBottom w:val="0"/>
      <w:divBdr>
        <w:top w:val="none" w:sz="0" w:space="0" w:color="auto"/>
        <w:left w:val="none" w:sz="0" w:space="0" w:color="auto"/>
        <w:bottom w:val="none" w:sz="0" w:space="0" w:color="auto"/>
        <w:right w:val="none" w:sz="0" w:space="0" w:color="auto"/>
      </w:divBdr>
    </w:div>
    <w:div w:id="1077704686">
      <w:bodyDiv w:val="1"/>
      <w:marLeft w:val="0"/>
      <w:marRight w:val="0"/>
      <w:marTop w:val="0"/>
      <w:marBottom w:val="0"/>
      <w:divBdr>
        <w:top w:val="none" w:sz="0" w:space="0" w:color="auto"/>
        <w:left w:val="none" w:sz="0" w:space="0" w:color="auto"/>
        <w:bottom w:val="none" w:sz="0" w:space="0" w:color="auto"/>
        <w:right w:val="none" w:sz="0" w:space="0" w:color="auto"/>
      </w:divBdr>
    </w:div>
    <w:div w:id="152196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na.greppi@hest.ethz.ch" TargetMode="External"/><Relationship Id="rId13" Type="http://schemas.openxmlformats.org/officeDocument/2006/relationships/comments" Target="comments.xm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4.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microsoft.com/office/2020/10/relationships/intelligence" Target="intelligence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mailto:christophe.lacroix@hest.ethz.ch" TargetMode="Externa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E51A3-0DED-4DC8-83A5-593E8ABD0D91}">
  <we:reference id="wa104382081" version="1.55.1.0" store="en-US" storeType="OMEX"/>
  <we:alternateReferences>
    <we:reference id="wa104382081" version="1.55.1.0" store="wa104382081" storeType="OMEX"/>
  </we:alternateReferences>
  <we:properties>
    <we:property name="MENDELEY_CITATIONS" value="[]"/>
    <we:property name="MENDELEY_CITATIONS_LOCALE_CODE" value="&quot;en-GB&quot;"/>
    <we:property name="MENDELEY_CITATIONS_STYLE" value="{&quot;id&quot;:&quot;https://www.zotero.org/styles/harvard-cite-them-right-no-et-al&quot;,&quot;title&quot;:&quot;Cite Them Right 12th edition - Harvard (no \&quot;et al.\&quo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04102-6731-4194-92F9-CC131C234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37041</Words>
  <Characters>211135</Characters>
  <Application>Microsoft Office Word</Application>
  <DocSecurity>0</DocSecurity>
  <Lines>1759</Lines>
  <Paragraphs>495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247681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Kundra  Palni</dc:creator>
  <cp:keywords/>
  <dc:description/>
  <cp:lastModifiedBy>Kundra  Palni</cp:lastModifiedBy>
  <cp:revision>10</cp:revision>
  <dcterms:created xsi:type="dcterms:W3CDTF">2024-08-27T15:07:00Z</dcterms:created>
  <dcterms:modified xsi:type="dcterms:W3CDTF">2024-09-03T11:02:00Z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http://www.zotero.org/styles/harvard-cite-them-right-no-et-al</vt:lpwstr>
  </property>
  <property fmtid="{D5CDD505-2E9C-101B-9397-08002B2CF9AE}" pid="13" name="Mendeley Recent Style Name 5_1">
    <vt:lpwstr>Cite Them Right 12th edition - Harvard (no "et al.")</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0597d94e-1083-359b-90ff-ed1b99b7d70c</vt:lpwstr>
  </property>
  <property fmtid="{D5CDD505-2E9C-101B-9397-08002B2CF9AE}" pid="24" name="Mendeley Citation Style_1">
    <vt:lpwstr>http://www.zotero.org/styles/harvard-cite-them-right-no-et-al</vt:lpwstr>
  </property>
  <property fmtid="{D5CDD505-2E9C-101B-9397-08002B2CF9AE}" pid="25" name="ZOTERO_PREF_1">
    <vt:lpwstr>&lt;data data-version="3" zotero-version="6.0.33"&gt;&lt;session id="qHVHml6D"/&gt;&lt;style id="http://www.zotero.org/styles/nature-no-et-al" hasBibliography="1" bibliographyStyleHasBeenSet="1"/&gt;&lt;prefs&gt;&lt;pref name="fieldType" value="Field"/&gt;&lt;pref name="dontAskDelayCitat</vt:lpwstr>
  </property>
  <property fmtid="{D5CDD505-2E9C-101B-9397-08002B2CF9AE}" pid="26" name="ZOTERO_PREF_2">
    <vt:lpwstr>ionUpdates" value="true"/&gt;&lt;/prefs&gt;&lt;/data&gt;</vt:lpwstr>
  </property>
</Properties>
</file>